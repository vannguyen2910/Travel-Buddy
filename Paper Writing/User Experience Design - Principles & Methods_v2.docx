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70821B2" wp14:paraId="2E36A307" wp14:textId="6E1DA4E7">
      <w:pPr>
        <w:spacing w:after="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drawing>
          <wp:inline xmlns:wp14="http://schemas.microsoft.com/office/word/2010/wordprocessingDrawing" wp14:editId="46AA0845" wp14:anchorId="53E3448E">
            <wp:extent cx="2686050" cy="533400"/>
            <wp:effectExtent l="0" t="0" r="0" b="0"/>
            <wp:docPr id="328935334" name="drawing" title="A black and white text  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8935334" name="Picture 328935334"/>
                    <pic:cNvPicPr/>
                  </pic:nvPicPr>
                  <pic:blipFill>
                    <a:blip xmlns:r="http://schemas.openxmlformats.org/officeDocument/2006/relationships" r:embed="rId975240050">
                      <a:extLst>
                        <a:ext uri="{28A0092B-C50C-407E-A947-70E740481C1C}">
                          <a14:useLocalDpi xmlns:a14="http://schemas.microsoft.com/office/drawing/2010/main"/>
                        </a:ext>
                      </a:extLst>
                    </a:blip>
                    <a:stretch>
                      <a:fillRect/>
                    </a:stretch>
                  </pic:blipFill>
                  <pic:spPr>
                    <a:xfrm>
                      <a:off x="0" y="0"/>
                      <a:ext cx="2686050" cy="533400"/>
                    </a:xfrm>
                    <a:prstGeom prst="rect">
                      <a:avLst/>
                    </a:prstGeom>
                  </pic:spPr>
                </pic:pic>
              </a:graphicData>
            </a:graphic>
          </wp:inline>
        </w:drawing>
      </w:r>
    </w:p>
    <w:p xmlns:wp14="http://schemas.microsoft.com/office/word/2010/wordml" w:rsidP="370821B2" wp14:paraId="776B4D99" wp14:textId="1492CF1A">
      <w:pPr>
        <w:spacing w:after="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p>
    <w:p xmlns:wp14="http://schemas.microsoft.com/office/word/2010/wordml" w:rsidP="370821B2" wp14:paraId="3D649109" wp14:textId="5C0224FE">
      <w:pPr>
        <w:spacing w:after="0" w:line="360" w:lineRule="auto"/>
        <w:jc w:val="center"/>
        <w:rPr>
          <w:rFonts w:ascii="Arial" w:hAnsi="Arial" w:eastAsia="Arial" w:cs="Arial"/>
          <w:b w:val="0"/>
          <w:bCs w:val="0"/>
          <w:i w:val="0"/>
          <w:iCs w:val="0"/>
          <w:caps w:val="0"/>
          <w:smallCaps w:val="0"/>
          <w:noProof w:val="0"/>
          <w:color w:val="000000" w:themeColor="text1" w:themeTint="FF" w:themeShade="FF"/>
          <w:sz w:val="32"/>
          <w:szCs w:val="32"/>
          <w:lang w:val="en-US"/>
        </w:rPr>
      </w:pPr>
    </w:p>
    <w:p xmlns:wp14="http://schemas.microsoft.com/office/word/2010/wordml" w:rsidP="370821B2" wp14:paraId="6BC1B18E" wp14:textId="67B096B8">
      <w:pPr>
        <w:pStyle w:val="p1"/>
        <w:spacing w:after="0" w:line="360" w:lineRule="auto"/>
        <w:jc w:val="center"/>
        <w:rPr>
          <w:rFonts w:ascii="Arial" w:hAnsi="Arial" w:eastAsia="Arial" w:cs="Arial"/>
          <w:b w:val="0"/>
          <w:bCs w:val="0"/>
          <w:i w:val="0"/>
          <w:iCs w:val="0"/>
          <w:caps w:val="0"/>
          <w:smallCaps w:val="0"/>
          <w:noProof w:val="0"/>
          <w:color w:val="000000" w:themeColor="text1" w:themeTint="FF" w:themeShade="FF"/>
          <w:sz w:val="32"/>
          <w:szCs w:val="32"/>
          <w:lang w:val="en-US"/>
        </w:rPr>
      </w:pPr>
      <w:r>
        <w:rPr>
          <w:rFonts w:ascii="Arial" w:hAnsi="Arial" w:eastAsia="Arial" w:cs="Arial"/>
          <w:b w:val="1"/>
          <w:bCs w:val="1"/>
          <w:i w:val="0"/>
          <w:iCs w:val="0"/>
          <w:caps w:val="0"/>
          <w:smallCaps w:val="0"/>
          <w:noProof w:val="0"/>
          <w:color w:val="000000" w:themeColor="text1" w:themeTint="FF" w:themeShade="FF"/>
          <w:sz w:val="32"/>
          <w:szCs w:val="32"/>
          <w:lang w:val="en-US"/>
        </w:rPr>
        <w:t>Project Report</w:t>
      </w:r>
    </w:p>
    <w:p xmlns:wp14="http://schemas.microsoft.com/office/word/2010/wordml" w:rsidP="370821B2" wp14:paraId="6520086E" wp14:textId="34342451">
      <w:pPr>
        <w:pStyle w:val="p3"/>
        <w:spacing w:after="0" w:line="360" w:lineRule="auto"/>
        <w:jc w:val="center"/>
      </w:pPr>
      <w:r>
        <w:rPr>
          <w:rFonts w:ascii="Arial" w:hAnsi="Arial" w:eastAsia="Arial" w:cs="Arial"/>
          <w:b w:val="1"/>
          <w:bCs w:val="1"/>
          <w:i w:val="0"/>
          <w:iCs w:val="0"/>
          <w:caps w:val="0"/>
          <w:smallCaps w:val="0"/>
          <w:noProof w:val="0"/>
          <w:color w:val="DF4706"/>
          <w:sz w:val="36"/>
          <w:szCs w:val="36"/>
          <w:lang w:val="en-US"/>
        </w:rPr>
        <w:t>User Experience Design - Principles &amp; Methods</w:t>
      </w:r>
    </w:p>
    <w:p xmlns:wp14="http://schemas.microsoft.com/office/word/2010/wordml" w:rsidP="1A09D8A1" wp14:paraId="27A2475D" wp14:textId="21F2D28B">
      <w:pPr>
        <w:pStyle w:val="p4"/>
        <w:spacing w:after="0" w:line="360" w:lineRule="auto"/>
        <w:jc w:val="center"/>
        <w:rPr>
          <w:rFonts w:ascii="Arial" w:hAnsi="Arial" w:eastAsia="Arial" w:cs="Arial"/>
          <w:b w:val="0"/>
          <w:bCs w:val="0"/>
          <w:i w:val="0"/>
          <w:iCs w:val="0"/>
          <w:caps w:val="0"/>
          <w:smallCaps w:val="0"/>
          <w:noProof w:val="0"/>
          <w:color w:val="000000" w:themeColor="text1" w:themeTint="FF" w:themeShade="FF"/>
          <w:sz w:val="22"/>
          <w:szCs w:val="22"/>
          <w:lang w:val="en-US"/>
        </w:rPr>
      </w:pPr>
      <w:r>
        <w:rPr>
          <w:rFonts w:ascii="Arial" w:hAnsi="Arial" w:eastAsia="Arial" w:cs="Arial"/>
          <w:b w:val="0"/>
          <w:bCs w:val="0"/>
          <w:i w:val="0"/>
          <w:iCs w:val="0"/>
          <w:caps w:val="0"/>
          <w:smallCaps w:val="0"/>
          <w:noProof w:val="0"/>
          <w:color w:val="000000" w:themeColor="text1" w:themeTint="FF" w:themeShade="FF"/>
          <w:sz w:val="22"/>
          <w:szCs w:val="22"/>
          <w:lang w:val="en-US"/>
        </w:rPr>
        <w:t xml:space="preserve">Alternative C – Travel Buddy Application</w:t>
      </w:r>
    </w:p>
    <w:p xmlns:wp14="http://schemas.microsoft.com/office/word/2010/wordml" w:rsidP="370821B2" wp14:paraId="6C324DEA" wp14:textId="70448D97">
      <w:p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370821B2" wp14:paraId="4B591332" wp14:textId="057609EC">
      <w:pPr>
        <w:pStyle w:val="p4"/>
        <w:spacing w:before="3000" w:after="0" w:line="360" w:lineRule="auto"/>
      </w:pPr>
      <w:r>
        <w:rPr>
          <w:rFonts w:ascii="Arial" w:hAnsi="Arial" w:eastAsia="Arial" w:cs="Arial"/>
          <w:b w:val="0"/>
          <w:bCs w:val="0"/>
          <w:i w:val="0"/>
          <w:iCs w:val="0"/>
          <w:caps w:val="0"/>
          <w:smallCaps w:val="0"/>
          <w:noProof w:val="0"/>
          <w:color w:val="000000" w:themeColor="text1" w:themeTint="FF" w:themeShade="FF"/>
          <w:sz w:val="22"/>
          <w:szCs w:val="22"/>
          <w:lang w:val="en-US"/>
        </w:rPr>
        <w:t>Module: User Experience Design - Principles &amp; Methods</w:t>
      </w:r>
    </w:p>
    <w:p xmlns:wp14="http://schemas.microsoft.com/office/word/2010/wordml" w:rsidP="370821B2" wp14:paraId="77A1F24A" wp14:textId="2810EC34">
      <w:pPr>
        <w:pStyle w:val="p4"/>
        <w:spacing w:after="0" w:line="360" w:lineRule="auto"/>
        <w:rPr>
          <w:rFonts w:ascii="Arial" w:hAnsi="Arial" w:eastAsia="Arial" w:cs="Arial"/>
          <w:b w:val="0"/>
          <w:bCs w:val="0"/>
          <w:i w:val="0"/>
          <w:iCs w:val="0"/>
          <w:caps w:val="0"/>
          <w:smallCaps w:val="0"/>
          <w:noProof w:val="0"/>
          <w:color w:val="000000" w:themeColor="text1" w:themeTint="FF" w:themeShade="FF"/>
          <w:sz w:val="22"/>
          <w:szCs w:val="22"/>
          <w:lang w:val="en-US"/>
        </w:rPr>
      </w:pPr>
      <w:r>
        <w:rPr>
          <w:rFonts w:ascii="Arial" w:hAnsi="Arial" w:eastAsia="Arial" w:cs="Arial"/>
          <w:b w:val="0"/>
          <w:bCs w:val="0"/>
          <w:i w:val="0"/>
          <w:iCs w:val="0"/>
          <w:caps w:val="0"/>
          <w:smallCaps w:val="0"/>
          <w:noProof w:val="0"/>
          <w:color w:val="000000" w:themeColor="text1" w:themeTint="FF" w:themeShade="FF"/>
          <w:sz w:val="22"/>
          <w:szCs w:val="22"/>
          <w:lang w:val="en-US"/>
        </w:rPr>
        <w:t xml:space="preserve">Study Program: Master of UX &amp; Service Design</w:t>
      </w:r>
    </w:p>
    <w:p xmlns:wp14="http://schemas.microsoft.com/office/word/2010/wordml" w:rsidP="370821B2" wp14:paraId="128CBA4A" wp14:textId="338EE9DF">
      <w:pPr>
        <w:pStyle w:val="p4"/>
        <w:spacing w:after="0" w:line="360" w:lineRule="auto"/>
      </w:pPr>
      <w:r>
        <w:rPr>
          <w:rFonts w:ascii="Arial" w:hAnsi="Arial" w:eastAsia="Arial" w:cs="Arial"/>
          <w:b w:val="0"/>
          <w:bCs w:val="0"/>
          <w:i w:val="0"/>
          <w:iCs w:val="0"/>
          <w:caps w:val="0"/>
          <w:smallCaps w:val="0"/>
          <w:noProof w:val="0"/>
          <w:color w:val="000000" w:themeColor="text1" w:themeTint="FF" w:themeShade="FF"/>
          <w:sz w:val="22"/>
          <w:szCs w:val="22"/>
          <w:lang w:val="en-US"/>
        </w:rPr>
        <w:t xml:space="preserve">Professor: Prof. Dr. Jurgen Faust</w:t>
      </w:r>
    </w:p>
    <w:p xmlns:wp14="http://schemas.microsoft.com/office/word/2010/wordml" w:rsidP="370821B2" wp14:paraId="7F2A28C4" wp14:textId="330D7DBD">
      <w:pPr>
        <w:spacing w:after="0" w:line="360" w:lineRule="auto"/>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370821B2" wp14:paraId="287B05EA" wp14:textId="3F90A761">
      <w:pPr>
        <w:pStyle w:val="p4"/>
        <w:spacing w:after="0" w:line="360" w:lineRule="auto"/>
        <w:rPr>
          <w:rFonts w:ascii="Arial" w:hAnsi="Arial" w:eastAsia="Arial" w:cs="Arial"/>
          <w:b w:val="0"/>
          <w:bCs w:val="0"/>
          <w:i w:val="0"/>
          <w:iCs w:val="0"/>
          <w:caps w:val="0"/>
          <w:smallCaps w:val="0"/>
          <w:noProof w:val="0"/>
          <w:color w:val="000000" w:themeColor="text1" w:themeTint="FF" w:themeShade="FF"/>
          <w:sz w:val="22"/>
          <w:szCs w:val="22"/>
          <w:lang w:val="en-US"/>
        </w:rPr>
      </w:pPr>
      <w:r>
        <w:rPr>
          <w:rFonts w:ascii="Arial" w:hAnsi="Arial" w:eastAsia="Arial" w:cs="Arial"/>
          <w:b w:val="0"/>
          <w:bCs w:val="0"/>
          <w:i w:val="0"/>
          <w:iCs w:val="0"/>
          <w:caps w:val="0"/>
          <w:smallCaps w:val="0"/>
          <w:noProof w:val="0"/>
          <w:color w:val="000000" w:themeColor="text1" w:themeTint="FF" w:themeShade="FF"/>
          <w:sz w:val="22"/>
          <w:szCs w:val="22"/>
          <w:lang w:val="en-US"/>
        </w:rPr>
        <w:t>Student: Van Nguyen Phuc Tuong</w:t>
      </w:r>
    </w:p>
    <w:p xmlns:wp14="http://schemas.microsoft.com/office/word/2010/wordml" w:rsidP="370821B2" wp14:paraId="130954CB" wp14:textId="76895926">
      <w:pPr>
        <w:pStyle w:val="p4"/>
        <w:spacing w:after="0" w:line="360" w:lineRule="auto"/>
      </w:pPr>
      <w:r>
        <w:rPr>
          <w:rFonts w:ascii="Arial" w:hAnsi="Arial" w:eastAsia="Arial" w:cs="Arial"/>
          <w:b w:val="0"/>
          <w:bCs w:val="0"/>
          <w:i w:val="0"/>
          <w:iCs w:val="0"/>
          <w:caps w:val="0"/>
          <w:smallCaps w:val="0"/>
          <w:noProof w:val="0"/>
          <w:color w:val="000000" w:themeColor="text1" w:themeTint="FF" w:themeShade="FF"/>
          <w:sz w:val="22"/>
          <w:szCs w:val="22"/>
          <w:lang w:val="en-US"/>
        </w:rPr>
        <w:t xml:space="preserve">Email:  Van.NguyenPhucTuong@stud.mobile-university.de</w:t>
      </w:r>
    </w:p>
    <w:p xmlns:wp14="http://schemas.microsoft.com/office/word/2010/wordml" w:rsidP="370821B2" wp14:paraId="1172ACE0" wp14:textId="3FA4250E">
      <w:pPr>
        <w:pStyle w:val="p4"/>
        <w:spacing w:after="0" w:line="360" w:lineRule="auto"/>
      </w:pPr>
      <w:r>
        <w:rPr>
          <w:rFonts w:ascii="Arial" w:hAnsi="Arial" w:eastAsia="Arial" w:cs="Arial"/>
          <w:b w:val="0"/>
          <w:bCs w:val="0"/>
          <w:i w:val="0"/>
          <w:iCs w:val="0"/>
          <w:caps w:val="0"/>
          <w:smallCaps w:val="0"/>
          <w:noProof w:val="0"/>
          <w:color w:val="000000" w:themeColor="text1" w:themeTint="FF" w:themeShade="FF"/>
          <w:sz w:val="22"/>
          <w:szCs w:val="22"/>
          <w:lang w:val="en-US"/>
        </w:rPr>
        <w:t xml:space="preserve">Matriculation Number: 2031444</w:t>
      </w:r>
    </w:p>
    <w:p xmlns:wp14="http://schemas.microsoft.com/office/word/2010/wordml" wp14:paraId="2C078E63" wp14:textId="34AB9B8E"/>
    <w:p w:rsidR="370821B2" w:rsidRDefault="370821B2" w14:paraId="333AA7DA" w14:textId="03ABF1C5"/>
    <w:p w:rsidR="370821B2" w:rsidRDefault="370821B2" w14:paraId="7DF6D5AE" w14:textId="54698CD2"/>
    <w:p w:rsidR="370821B2" w:rsidRDefault="370821B2" w14:paraId="0007200C" w14:textId="4E2CB7E6"/>
    <w:p w:rsidR="370821B2" w:rsidRDefault="370821B2" w14:paraId="42394811" w14:textId="1DEB0526"/>
    <w:p w:rsidR="370821B2" w:rsidRDefault="370821B2" w14:paraId="33479AAF" w14:textId="422AB0C1"/>
    <w:sdt>
      <w:sdtPr>
        <w:id w:val="1088587206"/>
        <w:docPartObj>
          <w:docPartGallery w:val="Table of Contents"/>
          <w:docPartUnique/>
        </w:docPartObj>
      </w:sdtPr>
      <w:sdtContent>
        <w:p w:rsidR="1744CD6F" w:rsidP="10748545" w:rsidRDefault="1744CD6F" w14:paraId="61AFAEDF" w14:textId="75921CF4">
          <w:pPr>
            <w:pStyle w:val="TOC1"/>
            <w:tabs>
              <w:tab w:val="right" w:leader="dot" w:pos="9360"/>
            </w:tabs>
          </w:pPr>
          <w:r>
            <w:fldChar w:fldCharType="begin"/>
            <w:instrText xml:space="preserve">TOC \o "1-9" \z \u \h</w:instrText>
            <w:fldChar w:fldCharType="separate"/>
          </w:r>
          <w:hyperlink w:anchor="_Toc1798403038">
            <w:r>
              <w:rPr>
                <w:rStyle w:val="Hyperlink"/>
              </w:rPr>
              <w:t>1. Introduction</w:t>
            </w:r>
            <w:r>
              <w:tab/>
              <w:fldChar w:fldCharType="begin"/>
              <w:instrText xml:space="preserve">PAGEREF _Toc1798403038 \h</w:instrText>
              <w:fldChar w:fldCharType="separate"/>
            </w:r>
            <w:r>
              <w:rPr>
                <w:rStyle w:val="Hyperlink"/>
              </w:rPr>
              <w:t>2</w:t>
            </w:r>
            <w:r>
              <w:fldChar w:fldCharType="end"/>
            </w:r>
          </w:hyperlink>
        </w:p>
        <w:p w:rsidR="1744CD6F" w:rsidP="10748545" w:rsidRDefault="1744CD6F" w14:paraId="756A7625" w14:textId="4320B0F2">
          <w:pPr>
            <w:pStyle w:val="TOC2"/>
            <w:tabs>
              <w:tab w:val="right" w:leader="dot" w:pos="9360"/>
            </w:tabs>
          </w:pPr>
          <w:hyperlink w:anchor="_Toc889184946">
            <w:r>
              <w:rPr>
                <w:rStyle w:val="Hyperlink"/>
              </w:rPr>
              <w:t>1.1 What is Travel Buddy?</w:t>
            </w:r>
            <w:r>
              <w:tab/>
              <w:fldChar w:fldCharType="begin"/>
              <w:instrText xml:space="preserve">PAGEREF _Toc889184946 \h</w:instrText>
              <w:fldChar w:fldCharType="separate"/>
            </w:r>
            <w:r>
              <w:rPr>
                <w:rStyle w:val="Hyperlink"/>
              </w:rPr>
              <w:t>2</w:t>
            </w:r>
            <w:r>
              <w:fldChar w:fldCharType="end"/>
            </w:r>
          </w:hyperlink>
        </w:p>
        <w:p w:rsidR="1744CD6F" w:rsidP="10748545" w:rsidRDefault="1744CD6F" w14:paraId="2DF2FA43" w14:textId="5E7E4E77">
          <w:pPr>
            <w:pStyle w:val="TOC2"/>
            <w:tabs>
              <w:tab w:val="right" w:leader="dot" w:pos="9360"/>
            </w:tabs>
          </w:pPr>
          <w:hyperlink w:anchor="_Toc830964154">
            <w:r>
              <w:rPr>
                <w:rStyle w:val="Hyperlink"/>
              </w:rPr>
              <w:t>1.2 The problem it addresses</w:t>
            </w:r>
            <w:r>
              <w:tab/>
              <w:fldChar w:fldCharType="begin"/>
              <w:instrText xml:space="preserve">PAGEREF _Toc830964154 \h</w:instrText>
              <w:fldChar w:fldCharType="separate"/>
            </w:r>
            <w:r>
              <w:rPr>
                <w:rStyle w:val="Hyperlink"/>
              </w:rPr>
              <w:t>2</w:t>
            </w:r>
            <w:r>
              <w:fldChar w:fldCharType="end"/>
            </w:r>
          </w:hyperlink>
        </w:p>
        <w:p w:rsidR="1744CD6F" w:rsidP="10748545" w:rsidRDefault="1744CD6F" w14:paraId="2A687A63" w14:textId="2692D81C">
          <w:pPr>
            <w:pStyle w:val="TOC1"/>
            <w:tabs>
              <w:tab w:val="right" w:leader="dot" w:pos="9360"/>
            </w:tabs>
          </w:pPr>
          <w:hyperlink w:anchor="_Toc1453190151">
            <w:r>
              <w:rPr>
                <w:rStyle w:val="Hyperlink"/>
              </w:rPr>
              <w:t>2. Process Framing &amp; Planning</w:t>
            </w:r>
            <w:r>
              <w:tab/>
              <w:fldChar w:fldCharType="begin"/>
              <w:instrText xml:space="preserve">PAGEREF _Toc1453190151 \h</w:instrText>
              <w:fldChar w:fldCharType="separate"/>
            </w:r>
            <w:r>
              <w:rPr>
                <w:rStyle w:val="Hyperlink"/>
              </w:rPr>
              <w:t>3</w:t>
            </w:r>
            <w:r>
              <w:fldChar w:fldCharType="end"/>
            </w:r>
          </w:hyperlink>
        </w:p>
        <w:p w:rsidR="1744CD6F" w:rsidP="10748545" w:rsidRDefault="1744CD6F" w14:paraId="4EC34742" w14:textId="72BAC920">
          <w:pPr>
            <w:pStyle w:val="TOC2"/>
            <w:tabs>
              <w:tab w:val="right" w:leader="dot" w:pos="9360"/>
            </w:tabs>
          </w:pPr>
          <w:hyperlink w:anchor="_Toc1187025037">
            <w:r>
              <w:rPr>
                <w:rStyle w:val="Hyperlink"/>
              </w:rPr>
              <w:t>2.1 Chosen double diamond process</w:t>
            </w:r>
            <w:r>
              <w:tab/>
              <w:fldChar w:fldCharType="begin"/>
              <w:instrText xml:space="preserve">PAGEREF _Toc1187025037 \h</w:instrText>
              <w:fldChar w:fldCharType="separate"/>
            </w:r>
            <w:r>
              <w:rPr>
                <w:rStyle w:val="Hyperlink"/>
              </w:rPr>
              <w:t>3</w:t>
            </w:r>
            <w:r>
              <w:fldChar w:fldCharType="end"/>
            </w:r>
          </w:hyperlink>
        </w:p>
        <w:p w:rsidR="1744CD6F" w:rsidP="10748545" w:rsidRDefault="1744CD6F" w14:paraId="775A97F8" w14:textId="10443BBA">
          <w:pPr>
            <w:pStyle w:val="TOC2"/>
            <w:tabs>
              <w:tab w:val="right" w:leader="dot" w:pos="9360"/>
            </w:tabs>
          </w:pPr>
          <w:hyperlink w:anchor="_Toc897888695">
            <w:r>
              <w:rPr>
                <w:rStyle w:val="Hyperlink"/>
              </w:rPr>
              <w:t>2.2 Strategic Objective</w:t>
            </w:r>
            <w:r>
              <w:tab/>
              <w:fldChar w:fldCharType="begin"/>
              <w:instrText xml:space="preserve">PAGEREF _Toc897888695 \h</w:instrText>
              <w:fldChar w:fldCharType="separate"/>
            </w:r>
            <w:r>
              <w:rPr>
                <w:rStyle w:val="Hyperlink"/>
              </w:rPr>
              <w:t>3</w:t>
            </w:r>
            <w:r>
              <w:fldChar w:fldCharType="end"/>
            </w:r>
          </w:hyperlink>
        </w:p>
        <w:p w:rsidR="1744CD6F" w:rsidP="10748545" w:rsidRDefault="1744CD6F" w14:paraId="7812FF3C" w14:textId="0F09B6B4">
          <w:pPr>
            <w:pStyle w:val="TOC1"/>
            <w:tabs>
              <w:tab w:val="right" w:leader="dot" w:pos="9360"/>
            </w:tabs>
          </w:pPr>
          <w:hyperlink w:anchor="_Toc1486782624">
            <w:r>
              <w:rPr>
                <w:rStyle w:val="Hyperlink"/>
              </w:rPr>
              <w:t>3. Stakeholder Ecosystem</w:t>
            </w:r>
            <w:r>
              <w:tab/>
              <w:fldChar w:fldCharType="begin"/>
              <w:instrText xml:space="preserve">PAGEREF _Toc1486782624 \h</w:instrText>
              <w:fldChar w:fldCharType="separate"/>
            </w:r>
            <w:r>
              <w:rPr>
                <w:rStyle w:val="Hyperlink"/>
              </w:rPr>
              <w:t>4</w:t>
            </w:r>
            <w:r>
              <w:fldChar w:fldCharType="end"/>
            </w:r>
          </w:hyperlink>
        </w:p>
        <w:p w:rsidR="1744CD6F" w:rsidP="10748545" w:rsidRDefault="1744CD6F" w14:paraId="4869D67F" w14:textId="64FF4668">
          <w:pPr>
            <w:pStyle w:val="TOC1"/>
            <w:tabs>
              <w:tab w:val="right" w:leader="dot" w:pos="9360"/>
            </w:tabs>
          </w:pPr>
          <w:hyperlink w:anchor="_Toc1703097529">
            <w:r>
              <w:rPr>
                <w:rStyle w:val="Hyperlink"/>
              </w:rPr>
              <w:t>4. User personas</w:t>
            </w:r>
            <w:r>
              <w:tab/>
              <w:fldChar w:fldCharType="begin"/>
              <w:instrText xml:space="preserve">PAGEREF _Toc1703097529 \h</w:instrText>
              <w:fldChar w:fldCharType="separate"/>
            </w:r>
            <w:r>
              <w:rPr>
                <w:rStyle w:val="Hyperlink"/>
              </w:rPr>
              <w:t>5</w:t>
            </w:r>
            <w:r>
              <w:fldChar w:fldCharType="end"/>
            </w:r>
          </w:hyperlink>
        </w:p>
        <w:p w:rsidR="1744CD6F" w:rsidP="10748545" w:rsidRDefault="1744CD6F" w14:paraId="61D05217" w14:textId="145DF048">
          <w:pPr>
            <w:pStyle w:val="TOC1"/>
            <w:tabs>
              <w:tab w:val="right" w:leader="dot" w:pos="9360"/>
            </w:tabs>
          </w:pPr>
          <w:hyperlink w:anchor="_Toc1361502939">
            <w:r>
              <w:rPr>
                <w:rStyle w:val="Hyperlink"/>
              </w:rPr>
              <w:t>5. Research Design Methodology</w:t>
            </w:r>
            <w:r>
              <w:tab/>
              <w:fldChar w:fldCharType="begin"/>
              <w:instrText xml:space="preserve">PAGEREF _Toc1361502939 \h</w:instrText>
              <w:fldChar w:fldCharType="separate"/>
            </w:r>
            <w:r>
              <w:rPr>
                <w:rStyle w:val="Hyperlink"/>
              </w:rPr>
              <w:t>6</w:t>
            </w:r>
            <w:r>
              <w:fldChar w:fldCharType="end"/>
            </w:r>
          </w:hyperlink>
        </w:p>
        <w:p w:rsidR="1744CD6F" w:rsidP="10748545" w:rsidRDefault="1744CD6F" w14:paraId="55440FE2" w14:textId="149EAFEA">
          <w:pPr>
            <w:pStyle w:val="TOC2"/>
            <w:tabs>
              <w:tab w:val="right" w:leader="dot" w:pos="9360"/>
            </w:tabs>
          </w:pPr>
          <w:hyperlink w:anchor="_Toc142149089">
            <w:r>
              <w:rPr>
                <w:rStyle w:val="Hyperlink"/>
              </w:rPr>
              <w:t>5.1 Competitive SWOT Analysis</w:t>
            </w:r>
            <w:r>
              <w:tab/>
              <w:fldChar w:fldCharType="begin"/>
              <w:instrText xml:space="preserve">PAGEREF _Toc142149089 \h</w:instrText>
              <w:fldChar w:fldCharType="separate"/>
            </w:r>
            <w:r>
              <w:rPr>
                <w:rStyle w:val="Hyperlink"/>
              </w:rPr>
              <w:t>6</w:t>
            </w:r>
            <w:r>
              <w:fldChar w:fldCharType="end"/>
            </w:r>
          </w:hyperlink>
        </w:p>
        <w:p w:rsidR="1744CD6F" w:rsidP="10748545" w:rsidRDefault="1744CD6F" w14:paraId="432043BC" w14:textId="249A527A">
          <w:pPr>
            <w:pStyle w:val="TOC2"/>
            <w:tabs>
              <w:tab w:val="right" w:leader="dot" w:pos="9360"/>
            </w:tabs>
          </w:pPr>
          <w:hyperlink w:anchor="_Toc86803922">
            <w:r>
              <w:rPr>
                <w:rStyle w:val="Hyperlink"/>
              </w:rPr>
              <w:t>5.2 Key Insights &amp; Affinity Clustering</w:t>
            </w:r>
            <w:r>
              <w:tab/>
              <w:fldChar w:fldCharType="begin"/>
              <w:instrText xml:space="preserve">PAGEREF _Toc86803922 \h</w:instrText>
              <w:fldChar w:fldCharType="separate"/>
            </w:r>
            <w:r>
              <w:rPr>
                <w:rStyle w:val="Hyperlink"/>
              </w:rPr>
              <w:t>7</w:t>
            </w:r>
            <w:r>
              <w:fldChar w:fldCharType="end"/>
            </w:r>
          </w:hyperlink>
        </w:p>
        <w:p w:rsidR="1744CD6F" w:rsidP="10748545" w:rsidRDefault="1744CD6F" w14:paraId="6EA4462E" w14:textId="001BE2AE">
          <w:pPr>
            <w:pStyle w:val="TOC1"/>
            <w:tabs>
              <w:tab w:val="right" w:leader="dot" w:pos="9360"/>
            </w:tabs>
          </w:pPr>
          <w:hyperlink w:anchor="_Toc1288387387">
            <w:r>
              <w:rPr>
                <w:rStyle w:val="Hyperlink"/>
              </w:rPr>
              <w:t>6. Feature Strategy</w:t>
            </w:r>
            <w:r>
              <w:tab/>
              <w:fldChar w:fldCharType="begin"/>
              <w:instrText xml:space="preserve">PAGEREF _Toc1288387387 \h</w:instrText>
              <w:fldChar w:fldCharType="separate"/>
            </w:r>
            <w:r>
              <w:rPr>
                <w:rStyle w:val="Hyperlink"/>
              </w:rPr>
              <w:t>8</w:t>
            </w:r>
            <w:r>
              <w:fldChar w:fldCharType="end"/>
            </w:r>
          </w:hyperlink>
        </w:p>
        <w:p w:rsidR="1744CD6F" w:rsidP="10748545" w:rsidRDefault="1744CD6F" w14:paraId="3E9C9437" w14:textId="3AD7C6C7">
          <w:pPr>
            <w:pStyle w:val="TOC2"/>
            <w:tabs>
              <w:tab w:val="right" w:leader="dot" w:pos="9360"/>
            </w:tabs>
          </w:pPr>
          <w:hyperlink w:anchor="_Toc483372332">
            <w:r>
              <w:rPr>
                <w:rStyle w:val="Hyperlink"/>
              </w:rPr>
              <w:t>6.1 Discovery</w:t>
            </w:r>
            <w:r>
              <w:tab/>
              <w:fldChar w:fldCharType="begin"/>
              <w:instrText xml:space="preserve">PAGEREF _Toc483372332 \h</w:instrText>
              <w:fldChar w:fldCharType="separate"/>
            </w:r>
            <w:r>
              <w:rPr>
                <w:rStyle w:val="Hyperlink"/>
              </w:rPr>
              <w:t>9</w:t>
            </w:r>
            <w:r>
              <w:fldChar w:fldCharType="end"/>
            </w:r>
          </w:hyperlink>
        </w:p>
        <w:p w:rsidR="1744CD6F" w:rsidP="10748545" w:rsidRDefault="1744CD6F" w14:paraId="6821717A" w14:textId="179757CF">
          <w:pPr>
            <w:pStyle w:val="TOC2"/>
            <w:tabs>
              <w:tab w:val="right" w:leader="dot" w:pos="9360"/>
            </w:tabs>
          </w:pPr>
          <w:hyperlink w:anchor="_Toc1057233969">
            <w:r>
              <w:rPr>
                <w:rStyle w:val="Hyperlink"/>
              </w:rPr>
              <w:t>6.2 Connect</w:t>
            </w:r>
            <w:r>
              <w:tab/>
              <w:fldChar w:fldCharType="begin"/>
              <w:instrText xml:space="preserve">PAGEREF _Toc1057233969 \h</w:instrText>
              <w:fldChar w:fldCharType="separate"/>
            </w:r>
            <w:r>
              <w:rPr>
                <w:rStyle w:val="Hyperlink"/>
              </w:rPr>
              <w:t>9</w:t>
            </w:r>
            <w:r>
              <w:fldChar w:fldCharType="end"/>
            </w:r>
          </w:hyperlink>
        </w:p>
        <w:p w:rsidR="4CB5E450" w:rsidP="10748545" w:rsidRDefault="4CB5E450" w14:paraId="23331841" w14:textId="4820E648">
          <w:pPr>
            <w:pStyle w:val="TOC2"/>
            <w:tabs>
              <w:tab w:val="right" w:leader="dot" w:pos="9360"/>
            </w:tabs>
          </w:pPr>
          <w:hyperlink w:anchor="_Toc696960923">
            <w:r>
              <w:rPr>
                <w:rStyle w:val="Hyperlink"/>
              </w:rPr>
              <w:t>6.3 Plan</w:t>
            </w:r>
            <w:r>
              <w:tab/>
              <w:fldChar w:fldCharType="begin"/>
              <w:instrText xml:space="preserve">PAGEREF _Toc696960923 \h</w:instrText>
              <w:fldChar w:fldCharType="separate"/>
            </w:r>
            <w:r>
              <w:rPr>
                <w:rStyle w:val="Hyperlink"/>
              </w:rPr>
              <w:t>10</w:t>
            </w:r>
            <w:r>
              <w:fldChar w:fldCharType="end"/>
            </w:r>
          </w:hyperlink>
        </w:p>
        <w:p w:rsidR="4CB5E450" w:rsidP="10748545" w:rsidRDefault="4CB5E450" w14:paraId="2F77AD01" w14:textId="62BBB234">
          <w:pPr>
            <w:pStyle w:val="TOC2"/>
            <w:tabs>
              <w:tab w:val="right" w:leader="dot" w:pos="9360"/>
            </w:tabs>
          </w:pPr>
          <w:hyperlink w:anchor="_Toc1574098165">
            <w:r>
              <w:rPr>
                <w:rStyle w:val="Hyperlink"/>
              </w:rPr>
              <w:t>6.4 Collaborative</w:t>
            </w:r>
            <w:r>
              <w:tab/>
              <w:fldChar w:fldCharType="begin"/>
              <w:instrText xml:space="preserve">PAGEREF _Toc1574098165 \h</w:instrText>
              <w:fldChar w:fldCharType="separate"/>
            </w:r>
            <w:r>
              <w:rPr>
                <w:rStyle w:val="Hyperlink"/>
              </w:rPr>
              <w:t>10</w:t>
            </w:r>
            <w:r>
              <w:fldChar w:fldCharType="end"/>
            </w:r>
          </w:hyperlink>
        </w:p>
        <w:p w:rsidR="4CB5E450" w:rsidP="10748545" w:rsidRDefault="4CB5E450" w14:paraId="39D94D23" w14:textId="54FFD20E">
          <w:pPr>
            <w:pStyle w:val="TOC2"/>
            <w:tabs>
              <w:tab w:val="right" w:leader="dot" w:pos="9360"/>
            </w:tabs>
          </w:pPr>
          <w:hyperlink w:anchor="_Toc2092281289">
            <w:r>
              <w:rPr>
                <w:rStyle w:val="Hyperlink"/>
              </w:rPr>
              <w:t>6.5 Journal and Memory</w:t>
            </w:r>
            <w:r>
              <w:tab/>
              <w:fldChar w:fldCharType="begin"/>
              <w:instrText xml:space="preserve">PAGEREF _Toc2092281289 \h</w:instrText>
              <w:fldChar w:fldCharType="separate"/>
            </w:r>
            <w:r>
              <w:rPr>
                <w:rStyle w:val="Hyperlink"/>
              </w:rPr>
              <w:t>11</w:t>
            </w:r>
            <w:r>
              <w:fldChar w:fldCharType="end"/>
            </w:r>
          </w:hyperlink>
        </w:p>
        <w:p w:rsidR="4CB5E450" w:rsidP="10748545" w:rsidRDefault="4CB5E450" w14:paraId="7F07DB83" w14:textId="4835DCEC">
          <w:pPr>
            <w:pStyle w:val="TOC1"/>
            <w:tabs>
              <w:tab w:val="right" w:leader="dot" w:pos="9360"/>
            </w:tabs>
          </w:pPr>
          <w:hyperlink w:anchor="_Toc1947614965">
            <w:r>
              <w:rPr>
                <w:rStyle w:val="Hyperlink"/>
              </w:rPr>
              <w:t>7. System flow and Information Architecture</w:t>
            </w:r>
            <w:r>
              <w:tab/>
              <w:fldChar w:fldCharType="begin"/>
              <w:instrText xml:space="preserve">PAGEREF _Toc1947614965 \h</w:instrText>
              <w:fldChar w:fldCharType="separate"/>
            </w:r>
            <w:r>
              <w:rPr>
                <w:rStyle w:val="Hyperlink"/>
              </w:rPr>
              <w:t>11</w:t>
            </w:r>
            <w:r>
              <w:fldChar w:fldCharType="end"/>
            </w:r>
          </w:hyperlink>
        </w:p>
        <w:p w:rsidR="4CB5E450" w:rsidP="10748545" w:rsidRDefault="4CB5E450" w14:paraId="5D1890A3" w14:textId="12906174">
          <w:pPr>
            <w:pStyle w:val="TOC2"/>
            <w:tabs>
              <w:tab w:val="right" w:leader="dot" w:pos="9360"/>
            </w:tabs>
          </w:pPr>
          <w:hyperlink w:anchor="_Toc69875174">
            <w:r>
              <w:rPr>
                <w:rStyle w:val="Hyperlink"/>
              </w:rPr>
              <w:t>7.1 Card sorting</w:t>
            </w:r>
            <w:r>
              <w:tab/>
              <w:fldChar w:fldCharType="begin"/>
              <w:instrText xml:space="preserve">PAGEREF _Toc69875174 \h</w:instrText>
              <w:fldChar w:fldCharType="separate"/>
            </w:r>
            <w:r>
              <w:rPr>
                <w:rStyle w:val="Hyperlink"/>
              </w:rPr>
              <w:t>11</w:t>
            </w:r>
            <w:r>
              <w:fldChar w:fldCharType="end"/>
            </w:r>
          </w:hyperlink>
        </w:p>
        <w:p w:rsidR="4CB5E450" w:rsidP="10748545" w:rsidRDefault="4CB5E450" w14:paraId="2B93CEA7" w14:textId="4C62BEAA">
          <w:pPr>
            <w:pStyle w:val="TOC2"/>
            <w:tabs>
              <w:tab w:val="right" w:leader="dot" w:pos="9360"/>
            </w:tabs>
          </w:pPr>
          <w:hyperlink w:anchor="_Toc152493098">
            <w:r>
              <w:rPr>
                <w:rStyle w:val="Hyperlink"/>
              </w:rPr>
              <w:t>7.2 User flow</w:t>
            </w:r>
            <w:r>
              <w:tab/>
              <w:fldChar w:fldCharType="begin"/>
              <w:instrText xml:space="preserve">PAGEREF _Toc152493098 \h</w:instrText>
              <w:fldChar w:fldCharType="separate"/>
            </w:r>
            <w:r>
              <w:rPr>
                <w:rStyle w:val="Hyperlink"/>
              </w:rPr>
              <w:t>12</w:t>
            </w:r>
            <w:r>
              <w:fldChar w:fldCharType="end"/>
            </w:r>
          </w:hyperlink>
        </w:p>
        <w:p w:rsidR="4CB5E450" w:rsidP="10748545" w:rsidRDefault="4CB5E450" w14:paraId="281B00AD" w14:textId="574D4D21">
          <w:pPr>
            <w:pStyle w:val="TOC1"/>
            <w:tabs>
              <w:tab w:val="right" w:leader="dot" w:pos="9360"/>
            </w:tabs>
          </w:pPr>
          <w:hyperlink w:anchor="_Toc1424465249">
            <w:r>
              <w:rPr>
                <w:rStyle w:val="Hyperlink"/>
              </w:rPr>
              <w:t>8. Prototype</w:t>
            </w:r>
            <w:r>
              <w:tab/>
              <w:fldChar w:fldCharType="begin"/>
              <w:instrText xml:space="preserve">PAGEREF _Toc1424465249 \h</w:instrText>
              <w:fldChar w:fldCharType="separate"/>
            </w:r>
            <w:r>
              <w:rPr>
                <w:rStyle w:val="Hyperlink"/>
              </w:rPr>
              <w:t>12</w:t>
            </w:r>
            <w:r>
              <w:fldChar w:fldCharType="end"/>
            </w:r>
          </w:hyperlink>
        </w:p>
        <w:p w:rsidR="4CB5E450" w:rsidP="10748545" w:rsidRDefault="4CB5E450" w14:paraId="25D6B14F" w14:textId="724BB2AF">
          <w:pPr>
            <w:pStyle w:val="TOC1"/>
            <w:tabs>
              <w:tab w:val="right" w:leader="dot" w:pos="9360"/>
            </w:tabs>
          </w:pPr>
          <w:hyperlink w:anchor="_Toc1083475964">
            <w:r>
              <w:rPr>
                <w:rStyle w:val="Hyperlink"/>
              </w:rPr>
              <w:t>9. Validation</w:t>
            </w:r>
            <w:r>
              <w:tab/>
              <w:fldChar w:fldCharType="begin"/>
              <w:instrText xml:space="preserve">PAGEREF _Toc1083475964 \h</w:instrText>
              <w:fldChar w:fldCharType="separate"/>
            </w:r>
            <w:r>
              <w:rPr>
                <w:rStyle w:val="Hyperlink"/>
              </w:rPr>
              <w:t>14</w:t>
            </w:r>
            <w:r>
              <w:fldChar w:fldCharType="end"/>
            </w:r>
          </w:hyperlink>
        </w:p>
        <w:p w:rsidR="4CB5E450" w:rsidP="10748545" w:rsidRDefault="4CB5E450" w14:paraId="52840349" w14:textId="098E2931">
          <w:pPr>
            <w:pStyle w:val="TOC1"/>
            <w:tabs>
              <w:tab w:val="right" w:leader="dot" w:pos="9360"/>
            </w:tabs>
          </w:pPr>
          <w:hyperlink w:anchor="_Toc1560878433">
            <w:r>
              <w:rPr>
                <w:rStyle w:val="Hyperlink"/>
              </w:rPr>
              <w:t>10. Portfolio &amp; Strategic Reflection</w:t>
            </w:r>
            <w:r>
              <w:tab/>
              <w:fldChar w:fldCharType="begin"/>
              <w:instrText xml:space="preserve">PAGEREF _Toc1560878433 \h</w:instrText>
              <w:fldChar w:fldCharType="separate"/>
            </w:r>
            <w:r>
              <w:rPr>
                <w:rStyle w:val="Hyperlink"/>
              </w:rPr>
              <w:t>15</w:t>
            </w:r>
            <w:r>
              <w:fldChar w:fldCharType="end"/>
            </w:r>
          </w:hyperlink>
        </w:p>
        <w:p w:rsidR="4CB5E450" w:rsidP="10748545" w:rsidRDefault="4CB5E450" w14:paraId="71C00785" w14:textId="6A8DD5F9">
          <w:pPr>
            <w:pStyle w:val="TOC2"/>
            <w:tabs>
              <w:tab w:val="right" w:leader="dot" w:pos="9360"/>
            </w:tabs>
          </w:pPr>
          <w:hyperlink w:anchor="_Toc1569643056">
            <w:r>
              <w:rPr>
                <w:rStyle w:val="Hyperlink"/>
              </w:rPr>
              <w:t>10.1 UX Strategy Summary</w:t>
            </w:r>
            <w:r>
              <w:tab/>
              <w:fldChar w:fldCharType="begin"/>
              <w:instrText xml:space="preserve">PAGEREF _Toc1569643056 \h</w:instrText>
              <w:fldChar w:fldCharType="separate"/>
            </w:r>
            <w:r>
              <w:rPr>
                <w:rStyle w:val="Hyperlink"/>
              </w:rPr>
              <w:t>15</w:t>
            </w:r>
            <w:r>
              <w:fldChar w:fldCharType="end"/>
            </w:r>
          </w:hyperlink>
        </w:p>
        <w:p w:rsidR="4CB5E450" w:rsidP="10748545" w:rsidRDefault="4CB5E450" w14:paraId="759F2554" w14:textId="0DDE7AE1">
          <w:pPr>
            <w:pStyle w:val="TOC2"/>
            <w:tabs>
              <w:tab w:val="right" w:leader="dot" w:pos="9360"/>
            </w:tabs>
          </w:pPr>
          <w:hyperlink w:anchor="_Toc62936892">
            <w:r>
              <w:rPr>
                <w:rStyle w:val="Hyperlink"/>
              </w:rPr>
              <w:t>10.2 Value Logic</w:t>
            </w:r>
            <w:r>
              <w:tab/>
              <w:fldChar w:fldCharType="begin"/>
              <w:instrText xml:space="preserve">PAGEREF _Toc62936892 \h</w:instrText>
              <w:fldChar w:fldCharType="separate"/>
            </w:r>
            <w:r>
              <w:rPr>
                <w:rStyle w:val="Hyperlink"/>
              </w:rPr>
              <w:t>15</w:t>
            </w:r>
            <w:r>
              <w:fldChar w:fldCharType="end"/>
            </w:r>
          </w:hyperlink>
        </w:p>
        <w:p w:rsidR="10748545" w:rsidP="10748545" w:rsidRDefault="10748545" w14:paraId="0592805F" w14:textId="2B7BCF8B">
          <w:pPr>
            <w:pStyle w:val="TOC2"/>
            <w:tabs>
              <w:tab w:val="right" w:leader="dot" w:pos="9360"/>
            </w:tabs>
            <w:bidi w:val="0"/>
          </w:pPr>
          <w:hyperlink w:anchor="_Toc1331446294">
            <w:r>
              <w:rPr>
                <w:rStyle w:val="Hyperlink"/>
              </w:rPr>
              <w:t>10.3 Critical Reflection</w:t>
            </w:r>
            <w:r>
              <w:tab/>
              <w:fldChar w:fldCharType="begin"/>
              <w:instrText xml:space="preserve">PAGEREF _Toc1331446294 \h</w:instrText>
              <w:fldChar w:fldCharType="separate"/>
            </w:r>
            <w:r>
              <w:rPr>
                <w:rStyle w:val="Hyperlink"/>
              </w:rPr>
              <w:t>16</w:t>
            </w:r>
            <w:r>
              <w:fldChar w:fldCharType="end"/>
            </w:r>
          </w:hyperlink>
        </w:p>
        <w:p w:rsidR="10748545" w:rsidP="10748545" w:rsidRDefault="10748545" w14:paraId="2539609E" w14:textId="3BB7BE02">
          <w:pPr>
            <w:pStyle w:val="TOC1"/>
            <w:tabs>
              <w:tab w:val="right" w:leader="dot" w:pos="9360"/>
            </w:tabs>
            <w:bidi w:val="0"/>
          </w:pPr>
          <w:hyperlink w:anchor="_Toc2112555444">
            <w:r>
              <w:rPr>
                <w:rStyle w:val="Hyperlink"/>
              </w:rPr>
              <w:t>References</w:t>
            </w:r>
            <w:r>
              <w:tab/>
              <w:fldChar w:fldCharType="begin"/>
              <w:instrText xml:space="preserve">PAGEREF _Toc2112555444 \h</w:instrText>
              <w:fldChar w:fldCharType="separate"/>
            </w:r>
            <w:r>
              <w:rPr>
                <w:rStyle w:val="Hyperlink"/>
              </w:rPr>
              <w:t>16</w:t>
            </w:r>
            <w:r>
              <w:fldChar w:fldCharType="end"/>
            </w:r>
          </w:hyperlink>
        </w:p>
        <w:p w:rsidR="10748545" w:rsidP="10748545" w:rsidRDefault="10748545" w14:paraId="58702CE9" w14:textId="4B8028E8">
          <w:pPr>
            <w:pStyle w:val="TOC1"/>
            <w:tabs>
              <w:tab w:val="right" w:leader="dot" w:pos="9360"/>
            </w:tabs>
            <w:bidi w:val="0"/>
          </w:pPr>
          <w:hyperlink w:anchor="_Toc1147310028">
            <w:r>
              <w:rPr>
                <w:rStyle w:val="Hyperlink"/>
              </w:rPr>
              <w:t>Appendix</w:t>
            </w:r>
            <w:r>
              <w:tab/>
              <w:fldChar w:fldCharType="begin"/>
              <w:instrText xml:space="preserve">PAGEREF _Toc1147310028 \h</w:instrText>
              <w:fldChar w:fldCharType="separate"/>
            </w:r>
            <w:r>
              <w:rPr>
                <w:rStyle w:val="Hyperlink"/>
              </w:rPr>
              <w:t>17</w:t>
            </w:r>
            <w:r>
              <w:fldChar w:fldCharType="end"/>
            </w:r>
          </w:hyperlink>
        </w:p>
        <w:p w:rsidR="1744CD6F" w:rsidRDefault="1744CD6F" w14:paraId="337ECA67" w14:textId="08DBA997">
          <w:r>
            <w:fldChar w:fldCharType="end"/>
          </w:r>
        </w:p>
      </w:sdtContent>
    </w:sdt>
    <w:p w:rsidR="1744CD6F" w:rsidP="1744CD6F" w:rsidRDefault="1744CD6F" w14:paraId="3EC71FD4" w14:textId="1BAD1B9A">
      <w:pPr>
        <w:pStyle w:val="Heading1"/>
        <w:jc w:val="left"/>
        <w:rPr>
          <w:rFonts w:ascii="Aptos" w:hAnsi="Aptos" w:eastAsia="Aptos" w:cs="Aptos"/>
          <w:noProof w:val="0"/>
          <w:sz w:val="24"/>
          <w:szCs w:val="24"/>
          <w:lang w:val="en-US"/>
        </w:rPr>
      </w:pPr>
    </w:p>
    <w:p w:rsidR="1744CD6F" w:rsidP="1744CD6F" w:rsidRDefault="1744CD6F" w14:paraId="2923FA5A" w14:textId="596BB14E">
      <w:pPr>
        <w:pStyle w:val="Normal"/>
        <w:rPr>
          <w:noProof w:val="0"/>
          <w:lang w:val="en-US"/>
        </w:rPr>
      </w:pPr>
    </w:p>
    <w:p w:rsidR="1744CD6F" w:rsidP="1744CD6F" w:rsidRDefault="1744CD6F" w14:paraId="7DF90DBD" w14:textId="00008D29">
      <w:pPr>
        <w:pStyle w:val="Normal"/>
        <w:rPr>
          <w:noProof w:val="0"/>
          <w:lang w:val="en-US"/>
        </w:rPr>
      </w:pPr>
    </w:p>
    <w:p w:rsidR="1744CD6F" w:rsidP="1744CD6F" w:rsidRDefault="1744CD6F" w14:paraId="19E5D624" w14:textId="23D40163">
      <w:pPr>
        <w:pStyle w:val="Normal"/>
        <w:rPr>
          <w:noProof w:val="0"/>
          <w:lang w:val="en-US"/>
        </w:rPr>
      </w:pPr>
    </w:p>
    <w:p w:rsidR="1744CD6F" w:rsidP="1744CD6F" w:rsidRDefault="1744CD6F" w14:paraId="67A92383" w14:textId="41683E85">
      <w:pPr>
        <w:pStyle w:val="Normal"/>
        <w:rPr>
          <w:noProof w:val="0"/>
          <w:lang w:val="en-US"/>
        </w:rPr>
      </w:pPr>
    </w:p>
    <w:p w:rsidR="1744CD6F" w:rsidP="1744CD6F" w:rsidRDefault="1744CD6F" w14:paraId="01F3DEF9" w14:textId="3D3A7F72">
      <w:pPr>
        <w:pStyle w:val="Normal"/>
        <w:rPr>
          <w:noProof w:val="0"/>
          <w:lang w:val="en-US"/>
        </w:rPr>
      </w:pPr>
    </w:p>
    <w:p w:rsidR="1744CD6F" w:rsidP="1744CD6F" w:rsidRDefault="1744CD6F" w14:paraId="642F280C" w14:textId="66976E4C">
      <w:pPr>
        <w:pStyle w:val="Normal"/>
        <w:rPr>
          <w:noProof w:val="0"/>
          <w:lang w:val="en-US"/>
        </w:rPr>
      </w:pPr>
    </w:p>
    <w:p w:rsidR="1744CD6F" w:rsidP="1744CD6F" w:rsidRDefault="1744CD6F" w14:paraId="75149EC8" w14:textId="016136B3">
      <w:pPr>
        <w:pStyle w:val="Normal"/>
        <w:rPr>
          <w:noProof w:val="0"/>
          <w:lang w:val="en-US"/>
        </w:rPr>
      </w:pPr>
    </w:p>
    <w:p w:rsidR="1744CD6F" w:rsidP="1744CD6F" w:rsidRDefault="1744CD6F" w14:paraId="20242E50" w14:textId="7E11D11C">
      <w:pPr>
        <w:pStyle w:val="Normal"/>
        <w:rPr>
          <w:noProof w:val="0"/>
          <w:lang w:val="en-US"/>
        </w:rPr>
      </w:pPr>
    </w:p>
    <w:p w:rsidR="1744CD6F" w:rsidP="1744CD6F" w:rsidRDefault="1744CD6F" w14:paraId="3BDA4667" w14:textId="5C5783A5">
      <w:pPr>
        <w:pStyle w:val="Heading1"/>
        <w:jc w:val="left"/>
        <w:rPr>
          <w:rFonts w:ascii="Aptos" w:hAnsi="Aptos" w:eastAsia="Aptos" w:cs="Aptos"/>
          <w:noProof w:val="0"/>
          <w:sz w:val="24"/>
          <w:szCs w:val="24"/>
          <w:lang w:val="en-US"/>
        </w:rPr>
      </w:pPr>
    </w:p>
    <w:p w:rsidR="1744CD6F" w:rsidP="1744CD6F" w:rsidRDefault="1744CD6F" w14:paraId="59AD26B8" w14:textId="62BB79AB">
      <w:pPr>
        <w:pStyle w:val="Heading1"/>
        <w:jc w:val="left"/>
        <w:rPr>
          <w:rFonts w:ascii="Aptos" w:hAnsi="Aptos" w:eastAsia="Aptos" w:cs="Aptos"/>
          <w:noProof w:val="0"/>
          <w:sz w:val="24"/>
          <w:szCs w:val="24"/>
          <w:lang w:val="en-US"/>
        </w:rPr>
      </w:pPr>
    </w:p>
    <w:p w:rsidR="370821B2" w:rsidP="1744CD6F" w:rsidRDefault="370821B2" w14:paraId="2FD6F100" w14:textId="2457C43E">
      <w:pPr>
        <w:pStyle w:val="Heading1"/>
        <w:rPr>
          <w:rFonts w:ascii="Aptos" w:hAnsi="Aptos" w:eastAsia="Aptos" w:cs="Aptos"/>
          <w:noProof w:val="0"/>
          <w:sz w:val="24"/>
          <w:szCs w:val="24"/>
          <w:lang w:val="en-US"/>
        </w:rPr>
      </w:pPr>
      <w:bookmarkStart w:name="_Toc1798403038" w:id="814742390"/>
      <w:r>
        <w:rPr>
          <w:noProof w:val="0"/>
          <w:lang w:val="en-US"/>
        </w:rPr>
        <w:t>1. Introduction</w:t>
      </w:r>
      <w:bookmarkEnd w:id="814742390"/>
    </w:p>
    <w:p w:rsidR="51783707" w:rsidP="1744CD6F" w:rsidRDefault="51783707" w14:paraId="00FFDB32" w14:textId="7188C959">
      <w:pPr>
        <w:pStyle w:val="Heading2"/>
        <w:rPr>
          <w:rFonts w:ascii="Aptos" w:hAnsi="Aptos" w:eastAsia="Aptos" w:cs="Aptos"/>
          <w:noProof w:val="0"/>
          <w:sz w:val="24"/>
          <w:szCs w:val="24"/>
          <w:lang w:val="en-US"/>
        </w:rPr>
      </w:pPr>
      <w:bookmarkStart w:name="_Toc889184946" w:id="1065825415"/>
      <w:r>
        <w:rPr>
          <w:noProof w:val="0"/>
          <w:lang w:val="en-US"/>
        </w:rPr>
        <w:t>1.1 What is Travel Buddy?</w:t>
      </w:r>
      <w:bookmarkEnd w:id="1065825415"/>
    </w:p>
    <w:p w:rsidR="51783707" w:rsidP="370821B2" w:rsidRDefault="51783707" w14:paraId="49255144" w14:textId="28EBB7BD">
      <w:pPr>
        <w:jc w:val="left"/>
      </w:pPr>
      <w:r>
        <w:rPr>
          <w:rFonts w:ascii="Aptos" w:hAnsi="Aptos" w:eastAsia="Aptos" w:cs="Aptos"/>
          <w:noProof w:val="0"/>
          <w:sz w:val="24"/>
          <w:szCs w:val="24"/>
          <w:lang w:val="en-US"/>
        </w:rPr>
        <w:t xml:space="preserve">Travel Buddy is a mobile platform designed to help people, especially travelers, discover places, connect with locals, plan, and share travel experiences. Unlike existing famous platforms that only serve one part of the travel journey, Travel Buddy combines three pillars Discover, Connect, and Plan &amp; Share into one platform with a seamless experience.</w:t>
      </w:r>
    </w:p>
    <w:p w:rsidR="370821B2" w:rsidP="370821B2" w:rsidRDefault="370821B2" w14:paraId="5F557D8C" w14:textId="1FDA0D41">
      <w:pPr>
        <w:jc w:val="left"/>
      </w:pPr>
    </w:p>
    <w:p w:rsidR="51783707" w:rsidP="370821B2" w:rsidRDefault="51783707" w14:paraId="28596197" w14:textId="51F2BA2D">
      <w:pPr>
        <w:jc w:val="left"/>
      </w:pPr>
      <w:r>
        <w:rPr>
          <w:rFonts w:ascii="Aptos" w:hAnsi="Aptos" w:eastAsia="Aptos" w:cs="Aptos"/>
          <w:noProof w:val="0"/>
          <w:sz w:val="24"/>
          <w:szCs w:val="24"/>
          <w:lang w:val="en-US"/>
        </w:rPr>
        <w:t xml:space="preserve">This submission documents the end-to-end UX strategy for Travel Buddy, following the Double Diamond process model. It moves from research and stakeholder analysis through feature definition and information architecture to prototyping and usability testing and concludes with a strategic reflection on the full UX value logic.</w:t>
      </w:r>
    </w:p>
    <w:p w:rsidR="263357EF" w:rsidP="263357EF" w:rsidRDefault="263357EF" w14:paraId="2119AB93" w14:textId="1491E539">
      <w:pPr>
        <w:jc w:val="left"/>
        <w:rPr>
          <w:rFonts w:ascii="Aptos" w:hAnsi="Aptos" w:eastAsia="Aptos" w:cs="Aptos"/>
          <w:noProof w:val="0"/>
          <w:sz w:val="24"/>
          <w:szCs w:val="24"/>
          <w:lang w:val="en-US"/>
        </w:rPr>
      </w:pPr>
    </w:p>
    <w:p w:rsidR="51783707" w:rsidP="1744CD6F" w:rsidRDefault="51783707" w14:paraId="2AD99142" w14:textId="67216CB6">
      <w:pPr>
        <w:pStyle w:val="Heading2"/>
        <w:rPr>
          <w:rFonts w:ascii="Aptos" w:hAnsi="Aptos" w:eastAsia="Aptos" w:cs="Aptos"/>
          <w:noProof w:val="0"/>
          <w:sz w:val="24"/>
          <w:szCs w:val="24"/>
          <w:lang w:val="en-US"/>
        </w:rPr>
      </w:pPr>
      <w:bookmarkStart w:name="_Toc830964154" w:id="899489804"/>
      <w:r>
        <w:rPr>
          <w:noProof w:val="0"/>
          <w:lang w:val="en-US"/>
        </w:rPr>
        <w:t>1.2 The problem it addresses</w:t>
      </w:r>
      <w:bookmarkEnd w:id="899489804"/>
    </w:p>
    <w:p w:rsidR="370821B2" w:rsidP="0BD1E80A" w:rsidRDefault="370821B2" w14:paraId="7E8DC547" w14:textId="7236E71B">
      <w:pPr>
        <w:spacing w:before="120" w:beforeAutospacing="off" w:after="120" w:afterAutospacing="off"/>
        <w:jc w:val="left"/>
      </w:pPr>
      <w:r>
        <w:rPr>
          <w:noProof w:val="0"/>
          <w:lang w:val="en-US"/>
        </w:rPr>
        <w:t>Travelers who need a way to plan their trip, connect with locals, and save memories, but are struggling with too many tools and apps that serve specific purposes, making it hard to enjoy a full trip and capture good memories.</w:t>
      </w:r>
    </w:p>
    <w:p>
      <w:pPr>
        <w:spacing w:before="120" w:after="120"/>
        <w:jc w:val="left"/>
        <w:rPr>
          <w:ins w:id="2146164245" w:author="Claude" w:date="2026-10-01T09:30:00Z"/>
        </w:rPr>
      </w:pPr>
      <w:ins w:id="2146164246" w:author="Claude" w:date="2026-10-01T09:30:00Z">
        <w:r>
          <w:rPr>
            <w:rFonts w:ascii="Aptos" w:hAnsi="Aptos" w:eastAsia="Aptos" w:cs="Aptos"/>
            <w:noProof w:val="0"/>
            <w:sz w:val="24"/>
            <w:szCs w:val="24"/>
            <w:highlight w:val="yellow"/>
            <w:lang w:val="en-US"/>
          </w:rPr>
          <w:t xml:space="preserve">The problem is relevant for three reasons. First, trust in online travel information is fragile: fake reviewer identities and ulterior motives raise consumer distrust of online reviews (Ahmad &amp; Sun, 2018). Second, the market splits travel functions across separate app categories, namely mobility, navigation, interaction and experience, and social media (Birenboim et al., 2023), so a traveller who wants to move, discover and share needs several apps. Third, demand is shifting towards authentic, local experiences, particularly among Gen Z and millennials (Gilbert-Jones, 2024). Travel Buddy addresses the point where these three meet: trusted local content, local connection, and planning and memory in one place.</w:t>
        </w:r>
      </w:ins>
    </w:p>
    <w:p w:rsidR="370821B2" w:rsidP="0BD1E80A" w:rsidRDefault="370821B2" w14:paraId="1FB474EF" w14:textId="4C4880C6">
      <w:pPr>
        <w:pStyle w:val="Normal"/>
      </w:pPr>
    </w:p>
    <w:p w:rsidR="51783707" w:rsidP="1744CD6F" w:rsidRDefault="51783707" w14:paraId="701C9771" w14:textId="5E61470F">
      <w:pPr>
        <w:pStyle w:val="Heading1"/>
        <w:rPr>
          <w:rFonts w:ascii="Aptos" w:hAnsi="Aptos" w:eastAsia="Aptos" w:cs="Aptos"/>
          <w:noProof w:val="0"/>
          <w:sz w:val="24"/>
          <w:szCs w:val="24"/>
          <w:lang w:val="en-US"/>
        </w:rPr>
      </w:pPr>
      <w:bookmarkStart w:name="_Toc1453190151" w:id="452756779"/>
      <w:r>
        <w:rPr>
          <w:noProof w:val="0"/>
          <w:lang w:val="en-US"/>
        </w:rPr>
        <w:t>2. Process Framing &amp; Planning</w:t>
      </w:r>
      <w:bookmarkEnd w:id="452756779"/>
    </w:p>
    <w:p w:rsidR="51783707" w:rsidP="1744CD6F" w:rsidRDefault="51783707" w14:paraId="51C16436" w14:textId="03C9C558">
      <w:pPr>
        <w:pStyle w:val="Heading2"/>
        <w:rPr>
          <w:rFonts w:ascii="Aptos" w:hAnsi="Aptos" w:eastAsia="Aptos" w:cs="Aptos"/>
          <w:noProof w:val="0"/>
          <w:sz w:val="24"/>
          <w:szCs w:val="24"/>
          <w:lang w:val="en-US"/>
        </w:rPr>
      </w:pPr>
      <w:bookmarkStart w:name="_Toc1187025037" w:id="1151297936"/>
      <w:r>
        <w:rPr>
          <w:noProof w:val="0"/>
          <w:lang w:val="en-US"/>
        </w:rPr>
        <w:t>2.1 Chosen double diamond process</w:t>
      </w:r>
      <w:bookmarkEnd w:id="1151297936"/>
    </w:p>
    <w:p w:rsidR="370821B2" w:rsidP="1A09D8A1" w:rsidRDefault="370821B2" w14:paraId="3B8CD283" w14:textId="5944F27D">
      <w:pPr>
        <w:jc w:val="left"/>
      </w:pPr>
      <w:r>
        <w:rPr>
          <w:rFonts w:ascii="Aptos" w:hAnsi="Aptos" w:eastAsia="Aptos" w:cs="Aptos"/>
          <w:noProof w:val="0"/>
          <w:sz w:val="24"/>
          <w:szCs w:val="24"/>
          <w:lang w:val="en-US"/>
        </w:rPr>
        <w:t xml:space="preserve">The Double Diamond process is a comprehensive, visual model for innovation. It is used to address complex social, economic, and environmental challenges. The model divides the process into two 'diamonds': one representing divergent thinking—expanding understanding of an issue—and the other convergent thinking—taking focused action. There are four defined stages within this framework.</w:t>
      </w:r>
    </w:p>
    <w:tbl>
      <w:tblPr>
        <w:tblStyle w:val="TableGrid"/>
        <w:tblW w:w="0" w:type="auto"/>
        <w:tblLook w:val="06A0" w:firstRow="1" w:lastRow="0" w:firstColumn="1" w:lastColumn="0" w:noHBand="1" w:noVBand="1"/>
      </w:tblPr>
      <w:tblGrid>
        <w:gridCol w:w="1935"/>
        <w:gridCol w:w="7425"/>
      </w:tblGrid>
      <w:tr w:rsidR="1A09D8A1" w:rsidTr="4CB5E450" w14:paraId="4F424D15">
        <w:trPr>
          <w:trHeight w:val="300"/>
        </w:trPr>
        <w:tc>
          <w:tcPr>
            <w:tcW w:w="1935" w:type="dxa"/>
            <w:tcMar/>
          </w:tcPr>
          <w:p w:rsidR="4550FFFD" w:rsidP="1A09D8A1" w:rsidRDefault="4550FFFD" w14:paraId="038CFFA0" w14:textId="6F82AF10">
            <w:pPr>
              <w:pStyle w:val="Normal"/>
            </w:pPr>
            <w:r>
              <w:rPr>
                <w:rFonts w:ascii="Aptos" w:hAnsi="Aptos" w:eastAsia="Aptos" w:cs="Aptos"/>
                <w:noProof w:val="0"/>
                <w:sz w:val="24"/>
                <w:szCs w:val="24"/>
                <w:lang w:val="en-US"/>
              </w:rPr>
              <w:t>Step</w:t>
            </w:r>
          </w:p>
        </w:tc>
        <w:tc>
          <w:tcPr>
            <w:tcW w:w="7425" w:type="dxa"/>
            <w:tcMar/>
          </w:tcPr>
          <w:p w:rsidR="4550FFFD" w:rsidP="1A09D8A1" w:rsidRDefault="4550FFFD" w14:paraId="69758B07" w14:textId="6D9E5FA6">
            <w:pPr>
              <w:pStyle w:val="Normal"/>
            </w:pPr>
            <w:r>
              <w:rPr>
                <w:rFonts w:ascii="Aptos" w:hAnsi="Aptos" w:eastAsia="Aptos" w:cs="Aptos"/>
                <w:noProof w:val="0"/>
                <w:sz w:val="24"/>
                <w:szCs w:val="24"/>
                <w:lang w:val="en-US"/>
              </w:rPr>
              <w:t>Description</w:t>
            </w:r>
          </w:p>
        </w:tc>
      </w:tr>
      <w:tr w:rsidR="1A09D8A1" w:rsidTr="4CB5E450" w14:paraId="7B93AD2D">
        <w:trPr>
          <w:trHeight w:val="300"/>
        </w:trPr>
        <w:tc>
          <w:tcPr>
            <w:tcW w:w="1935" w:type="dxa"/>
            <w:tcMar/>
          </w:tcPr>
          <w:p w:rsidR="4550FFFD" w:rsidP="1A09D8A1" w:rsidRDefault="4550FFFD" w14:paraId="73E3DE40" w14:textId="1F8DF06F">
            <w:pPr>
              <w:pStyle w:val="Normal"/>
            </w:pPr>
            <w:r>
              <w:rPr>
                <w:rFonts w:ascii="Aptos" w:hAnsi="Aptos" w:eastAsia="Aptos" w:cs="Aptos"/>
                <w:noProof w:val="0"/>
                <w:sz w:val="24"/>
                <w:szCs w:val="24"/>
                <w:lang w:val="en-US"/>
              </w:rPr>
              <w:t>Discovery</w:t>
            </w:r>
          </w:p>
        </w:tc>
        <w:tc>
          <w:tcPr>
            <w:tcW w:w="7425" w:type="dxa"/>
            <w:tcMar/>
          </w:tcPr>
          <w:p w:rsidR="4550FFFD" w:rsidP="1A09D8A1" w:rsidRDefault="4550FFFD" w14:paraId="77917EBF" w14:textId="633EC312">
            <w:pPr>
              <w:jc w:val="left"/>
              <w:rPr>
                <w:rFonts w:ascii="Aptos" w:hAnsi="Aptos" w:eastAsia="Aptos" w:cs="Aptos"/>
                <w:noProof w:val="0"/>
                <w:sz w:val="24"/>
                <w:szCs w:val="24"/>
                <w:lang w:val="en-US"/>
              </w:rPr>
            </w:pPr>
            <w:r>
              <w:rPr>
                <w:rFonts w:ascii="Aptos" w:hAnsi="Aptos" w:eastAsia="Aptos" w:cs="Aptos"/>
                <w:noProof w:val="0"/>
                <w:sz w:val="24"/>
                <w:szCs w:val="24"/>
                <w:lang w:val="en-US"/>
              </w:rPr>
              <w:t xml:space="preserve">The initial phase focuses on understanding the needs and behaviors of those affected by the issue. The aim is to gain genuine user comprehension, avoiding assumptions about the actual problem.</w:t>
            </w:r>
          </w:p>
        </w:tc>
      </w:tr>
      <w:tr w:rsidR="1A09D8A1" w:rsidTr="4CB5E450" w14:paraId="199378E5">
        <w:trPr>
          <w:trHeight w:val="300"/>
        </w:trPr>
        <w:tc>
          <w:tcPr>
            <w:tcW w:w="1935" w:type="dxa"/>
            <w:tcMar/>
          </w:tcPr>
          <w:p w:rsidR="4550FFFD" w:rsidP="1A09D8A1" w:rsidRDefault="4550FFFD" w14:paraId="63A7DDFB" w14:textId="26571C67">
            <w:pPr>
              <w:pStyle w:val="Normal"/>
            </w:pPr>
            <w:r>
              <w:rPr>
                <w:rFonts w:ascii="Aptos" w:hAnsi="Aptos" w:eastAsia="Aptos" w:cs="Aptos"/>
                <w:noProof w:val="0"/>
                <w:sz w:val="24"/>
                <w:szCs w:val="24"/>
                <w:lang w:val="en-US"/>
              </w:rPr>
              <w:t>Define</w:t>
            </w:r>
          </w:p>
        </w:tc>
        <w:tc>
          <w:tcPr>
            <w:tcW w:w="7425" w:type="dxa"/>
            <w:tcMar/>
          </w:tcPr>
          <w:p w:rsidR="4550FFFD" w:rsidP="1A09D8A1" w:rsidRDefault="4550FFFD" w14:paraId="0B9E610F" w14:textId="5D493462">
            <w:pPr>
              <w:pStyle w:val="Normal"/>
              <w:spacing w:before="0" w:beforeAutospacing="off" w:after="0" w:afterAutospacing="off"/>
              <w:ind w:left="0"/>
              <w:jc w:val="left"/>
              <w:rPr>
                <w:rFonts w:ascii="Aptos" w:hAnsi="Aptos" w:eastAsia="Aptos" w:cs="Aptos"/>
                <w:noProof w:val="0"/>
                <w:sz w:val="24"/>
                <w:szCs w:val="24"/>
                <w:lang w:val="en-US"/>
              </w:rPr>
            </w:pPr>
            <w:r>
              <w:rPr>
                <w:rFonts w:ascii="Aptos" w:hAnsi="Aptos" w:eastAsia="Aptos" w:cs="Aptos"/>
                <w:noProof w:val="0"/>
                <w:sz w:val="24"/>
                <w:szCs w:val="24"/>
                <w:lang w:val="en-US"/>
              </w:rPr>
              <w:t>Evaluating and prioritizing insights helps redefine the challenge.</w:t>
            </w:r>
          </w:p>
        </w:tc>
      </w:tr>
      <w:tr w:rsidR="1A09D8A1" w:rsidTr="4CB5E450" w14:paraId="474C7D39">
        <w:trPr>
          <w:trHeight w:val="300"/>
        </w:trPr>
        <w:tc>
          <w:tcPr>
            <w:tcW w:w="1935" w:type="dxa"/>
            <w:tcMar/>
          </w:tcPr>
          <w:p w:rsidR="4550FFFD" w:rsidP="1A09D8A1" w:rsidRDefault="4550FFFD" w14:paraId="21886F6F" w14:textId="75C87ABA">
            <w:pPr>
              <w:pStyle w:val="Normal"/>
            </w:pPr>
            <w:r>
              <w:rPr>
                <w:rFonts w:ascii="Aptos" w:hAnsi="Aptos" w:eastAsia="Aptos" w:cs="Aptos"/>
                <w:noProof w:val="0"/>
                <w:sz w:val="24"/>
                <w:szCs w:val="24"/>
                <w:lang w:val="en-US"/>
              </w:rPr>
              <w:t>Develop</w:t>
            </w:r>
          </w:p>
        </w:tc>
        <w:tc>
          <w:tcPr>
            <w:tcW w:w="7425" w:type="dxa"/>
            <w:tcMar/>
          </w:tcPr>
          <w:p w:rsidR="4550FFFD" w:rsidP="1A09D8A1" w:rsidRDefault="4550FFFD" w14:paraId="7D5F9A9A" w14:textId="7C095742">
            <w:pPr>
              <w:pStyle w:val="Normal"/>
              <w:spacing w:before="0" w:beforeAutospacing="off" w:after="0" w:afterAutospacing="off"/>
              <w:ind w:left="0"/>
              <w:jc w:val="left"/>
              <w:rPr>
                <w:rFonts w:ascii="Aptos" w:hAnsi="Aptos" w:eastAsia="Aptos" w:cs="Aptos"/>
                <w:noProof w:val="0"/>
                <w:sz w:val="24"/>
                <w:szCs w:val="24"/>
                <w:lang w:val="en-US"/>
              </w:rPr>
            </w:pPr>
            <w:r>
              <w:rPr>
                <w:rFonts w:ascii="Aptos" w:hAnsi="Aptos" w:eastAsia="Aptos" w:cs="Aptos"/>
                <w:noProof w:val="0"/>
                <w:sz w:val="24"/>
                <w:szCs w:val="24"/>
                <w:lang w:val="en-US"/>
              </w:rPr>
              <w:t xml:space="preserve">This stage centers on co-designing solutions with a diverse group of contributors. The objective is to encourage a range of solutions to the clearly defined problem.</w:t>
            </w:r>
          </w:p>
        </w:tc>
      </w:tr>
      <w:tr w:rsidR="1A09D8A1" w:rsidTr="4CB5E450" w14:paraId="36ED5F71">
        <w:trPr>
          <w:trHeight w:val="300"/>
        </w:trPr>
        <w:tc>
          <w:tcPr>
            <w:tcW w:w="1935" w:type="dxa"/>
            <w:tcMar/>
          </w:tcPr>
          <w:p w:rsidR="732483AB" w:rsidP="1A09D8A1" w:rsidRDefault="732483AB" w14:paraId="238E0013" w14:textId="2E6CFAFB">
            <w:pPr>
              <w:pStyle w:val="Normal"/>
            </w:pPr>
            <w:r>
              <w:rPr>
                <w:rFonts w:ascii="Aptos" w:hAnsi="Aptos" w:eastAsia="Aptos" w:cs="Aptos"/>
                <w:noProof w:val="0"/>
                <w:sz w:val="24"/>
                <w:szCs w:val="24"/>
                <w:lang w:val="en-US"/>
              </w:rPr>
              <w:t>Delivery</w:t>
            </w:r>
          </w:p>
        </w:tc>
        <w:tc>
          <w:tcPr>
            <w:tcW w:w="7425" w:type="dxa"/>
            <w:tcMar/>
          </w:tcPr>
          <w:p w:rsidR="4550FFFD" w:rsidP="1A09D8A1" w:rsidRDefault="4550FFFD" w14:paraId="0F6DF047" w14:textId="7EE61C01">
            <w:pPr>
              <w:pStyle w:val="Normal"/>
              <w:spacing w:before="0" w:beforeAutospacing="off" w:after="0" w:afterAutospacing="off"/>
              <w:ind w:left="0"/>
              <w:jc w:val="left"/>
              <w:rPr>
                <w:rFonts w:ascii="Aptos" w:hAnsi="Aptos" w:eastAsia="Aptos" w:cs="Aptos"/>
                <w:noProof w:val="0"/>
                <w:sz w:val="24"/>
                <w:szCs w:val="24"/>
                <w:lang w:val="en-US"/>
              </w:rPr>
            </w:pPr>
            <w:r>
              <w:rPr>
                <w:rFonts w:ascii="Aptos" w:hAnsi="Aptos" w:eastAsia="Aptos" w:cs="Aptos"/>
                <w:noProof w:val="0"/>
                <w:sz w:val="24"/>
                <w:szCs w:val="24"/>
                <w:lang w:val="en-US"/>
              </w:rPr>
              <w:t>This stage involves testing various solutions within small user groups. Solutions that address identified needs are adopted, while ineffective ones are refined or replaced.</w:t>
            </w:r>
          </w:p>
        </w:tc>
      </w:tr>
    </w:tbl>
    <w:p w:rsidR="370821B2" w:rsidP="4CB5E450" w:rsidRDefault="370821B2" w14:paraId="36F8CB03" w14:textId="211A7E45">
      <w:pPr>
        <w:jc w:val="left"/>
      </w:pPr>
      <w:r>
        <w:rPr>
          <w:rFonts w:ascii="Aptos" w:hAnsi="Aptos" w:eastAsia="Aptos" w:cs="Aptos"/>
          <w:noProof w:val="0"/>
          <w:sz w:val="24"/>
          <w:szCs w:val="24"/>
          <w:lang w:val="en-US"/>
        </w:rPr>
        <w:t>Table 1: Double diamond process</w:t>
      </w:r>
    </w:p>
    <w:p w:rsidR="370821B2" w:rsidP="1A09D8A1" w:rsidRDefault="370821B2" w14:paraId="19B59DC1" w14:textId="4F837675">
      <w:pPr>
        <w:pStyle w:val="Normal"/>
        <w:jc w:val="left"/>
        <w:rPr>
          <w:rFonts w:ascii="Aptos" w:hAnsi="Aptos" w:eastAsia="Aptos" w:cs="Aptos"/>
          <w:noProof w:val="0"/>
          <w:sz w:val="24"/>
          <w:szCs w:val="24"/>
          <w:lang w:val="en-US"/>
        </w:rPr>
      </w:pPr>
    </w:p>
    <w:p w:rsidR="51783707" w:rsidP="370821B2" w:rsidRDefault="51783707" w14:paraId="44B1C660" w14:textId="46F92F4D">
      <w:pPr>
        <w:jc w:val="left"/>
      </w:pPr>
      <w:r>
        <w:rPr>
          <w:rFonts w:ascii="Aptos" w:hAnsi="Aptos" w:eastAsia="Aptos" w:cs="Aptos"/>
          <w:noProof w:val="0"/>
          <w:sz w:val="24"/>
          <w:szCs w:val="24"/>
          <w:lang w:val="en-US"/>
        </w:rPr>
        <w:t>The Double Diamond methodology was selected because it prioritizes user needs, fostering a deep understanding of how individuals engage with products and services. The approach effectively communicates insights to team members and stakeholders, promoting collaborative, user-centered development. Furthermore, its iterative nature supports continual refinement and confidence-building throughout the process.</w:t>
      </w:r>
    </w:p>
    <w:p>
      <w:pPr>
        <w:jc w:val="left"/>
        <w:rPr>
          <w:ins w:id="2146160840" w:author="Claude" w:date="2026-09-30T10:30:00Z"/>
        </w:rPr>
      </w:pPr>
      <w:ins w:id="2146160841" w:author="Claude" w:date="2026-09-30T10:30:00Z">
        <w:r>
          <w:rPr>
            <w:rFonts w:ascii="Aptos" w:hAnsi="Aptos" w:eastAsia="Aptos" w:cs="Aptos"/>
            <w:noProof w:val="0"/>
            <w:sz w:val="24"/>
            <w:szCs w:val="24"/>
            <w:highlight w:val="yellow"/>
            <w:lang w:val="en-US"/>
          </w:rPr>
          <w:t xml:space="preserve">Table 1b maps the four phases to the activities, methods and deliverables of this project. Each phase has a defined purpose: Discovery widens the view through research, Define narrows it to a prioritised set of needs and features, Develop widens it again through structure and design exploration, and Delivery narrows it through testing and reflection. The methods were chosen for what each phase needs to decide, as the last column of the table explains. Where a method has been designed but not yet run, or where metrics were not captured, the table states this, and Section 10.3 returns to these limits.</w:t>
        </w:r>
      </w:ins>
    </w:p>
    <w:tbl>
      <w:tblPr>
        <w:tblStyle w:val="TableGrid"/>
        <w:tblW w:w="9360" w:type="dxa"/>
        <w:tblLook w:val="06A0" w:firstRow="1" w:lastRow="0" w:firstColumn="1" w:lastColumn="0" w:noHBand="1" w:noVBand="1"/>
      </w:tblPr>
      <w:tblGrid>
        <w:gridCol w:w="1000"/>
        <w:gridCol w:w="2000"/>
        <w:gridCol w:w="2100"/>
        <w:gridCol w:w="1900"/>
        <w:gridCol w:w="2360"/>
      </w:tblGrid>
      <w:tr>
        <w:trPr>
          <w:ins w:id="2146160785" w:author="Claude" w:date="2026-09-30T10:30:00Z"/>
        </w:trPr>
        <w:tc>
          <w:tcPr>
            <w:tcW w:w="1000" w:type="dxa"/>
          </w:tcPr>
          <w:p>
            <w:pPr>
              <w:pStyle w:val="Normal"/>
              <w:rPr>
                <w:ins w:id="2146160786" w:author="Claude" w:date="2026-09-30T10:30:00Z"/>
              </w:rPr>
            </w:pPr>
            <w:ins w:id="2146160787" w:author="Claude" w:date="2026-09-30T10:30:00Z">
              <w:r>
                <w:rPr>
                  <w:rFonts w:ascii="Aptos" w:hAnsi="Aptos" w:eastAsia="Aptos" w:cs="Aptos"/>
                  <w:b/>
                  <w:noProof w:val="0"/>
                  <w:sz w:val="18"/>
                  <w:szCs w:val="18"/>
                  <w:highlight w:val="yellow"/>
                  <w:lang w:val="en-US"/>
                </w:rPr>
                <w:t xml:space="preserve">Phase</w:t>
              </w:r>
            </w:ins>
          </w:p>
        </w:tc>
        <w:tc>
          <w:tcPr>
            <w:tcW w:w="2000" w:type="dxa"/>
          </w:tcPr>
          <w:p>
            <w:pPr>
              <w:pStyle w:val="Normal"/>
              <w:rPr>
                <w:ins w:id="2146160788" w:author="Claude" w:date="2026-09-30T10:30:00Z"/>
              </w:rPr>
            </w:pPr>
            <w:ins w:id="2146160789" w:author="Claude" w:date="2026-09-30T10:30:00Z">
              <w:r>
                <w:rPr>
                  <w:rFonts w:ascii="Aptos" w:hAnsi="Aptos" w:eastAsia="Aptos" w:cs="Aptos"/>
                  <w:b/>
                  <w:noProof w:val="0"/>
                  <w:sz w:val="18"/>
                  <w:szCs w:val="18"/>
                  <w:highlight w:val="yellow"/>
                  <w:lang w:val="en-US"/>
                </w:rPr>
                <w:t xml:space="preserve">Activities</w:t>
              </w:r>
            </w:ins>
          </w:p>
        </w:tc>
        <w:tc>
          <w:tcPr>
            <w:tcW w:w="2100" w:type="dxa"/>
          </w:tcPr>
          <w:p>
            <w:pPr>
              <w:pStyle w:val="Normal"/>
              <w:rPr>
                <w:ins w:id="2146160790" w:author="Claude" w:date="2026-09-30T10:30:00Z"/>
              </w:rPr>
            </w:pPr>
            <w:ins w:id="2146160791" w:author="Claude" w:date="2026-09-30T10:30:00Z">
              <w:r>
                <w:rPr>
                  <w:rFonts w:ascii="Aptos" w:hAnsi="Aptos" w:eastAsia="Aptos" w:cs="Aptos"/>
                  <w:b/>
                  <w:noProof w:val="0"/>
                  <w:sz w:val="18"/>
                  <w:szCs w:val="18"/>
                  <w:highlight w:val="yellow"/>
                  <w:lang w:val="en-US"/>
                </w:rPr>
                <w:t xml:space="preserve">Methods</w:t>
              </w:r>
            </w:ins>
          </w:p>
        </w:tc>
        <w:tc>
          <w:tcPr>
            <w:tcW w:w="1900" w:type="dxa"/>
          </w:tcPr>
          <w:p>
            <w:pPr>
              <w:pStyle w:val="Normal"/>
              <w:rPr>
                <w:ins w:id="2146160792" w:author="Claude" w:date="2026-09-30T10:30:00Z"/>
              </w:rPr>
            </w:pPr>
            <w:ins w:id="2146160793" w:author="Claude" w:date="2026-09-30T10:30:00Z">
              <w:r>
                <w:rPr>
                  <w:rFonts w:ascii="Aptos" w:hAnsi="Aptos" w:eastAsia="Aptos" w:cs="Aptos"/>
                  <w:b/>
                  <w:noProof w:val="0"/>
                  <w:sz w:val="18"/>
                  <w:szCs w:val="18"/>
                  <w:highlight w:val="yellow"/>
                  <w:lang w:val="en-US"/>
                </w:rPr>
                <w:t xml:space="preserve">Deliverables</w:t>
              </w:r>
            </w:ins>
          </w:p>
        </w:tc>
        <w:tc>
          <w:tcPr>
            <w:tcW w:w="2360" w:type="dxa"/>
          </w:tcPr>
          <w:p>
            <w:pPr>
              <w:pStyle w:val="Normal"/>
              <w:rPr>
                <w:ins w:id="2146160794" w:author="Claude" w:date="2026-09-30T10:30:00Z"/>
              </w:rPr>
            </w:pPr>
            <w:ins w:id="2146160795" w:author="Claude" w:date="2026-09-30T10:30:00Z">
              <w:r>
                <w:rPr>
                  <w:rFonts w:ascii="Aptos" w:hAnsi="Aptos" w:eastAsia="Aptos" w:cs="Aptos"/>
                  <w:b/>
                  <w:noProof w:val="0"/>
                  <w:sz w:val="18"/>
                  <w:szCs w:val="18"/>
                  <w:highlight w:val="yellow"/>
                  <w:lang w:val="en-US"/>
                </w:rPr>
                <w:t xml:space="preserve">Why this method here</w:t>
              </w:r>
            </w:ins>
          </w:p>
        </w:tc>
      </w:tr>
      <w:tr>
        <w:trPr>
          <w:ins w:id="2146160796" w:author="Claude" w:date="2026-09-30T10:30:00Z"/>
        </w:trPr>
        <w:tc>
          <w:tcPr>
            <w:tcW w:w="1000" w:type="dxa"/>
          </w:tcPr>
          <w:p>
            <w:pPr>
              <w:pStyle w:val="Normal"/>
              <w:rPr>
                <w:ins w:id="2146160797" w:author="Claude" w:date="2026-09-30T10:30:00Z"/>
              </w:rPr>
            </w:pPr>
            <w:ins w:id="2146160798" w:author="Claude" w:date="2026-09-30T10:30:00Z">
              <w:r>
                <w:rPr>
                  <w:rFonts w:ascii="Aptos" w:hAnsi="Aptos" w:eastAsia="Aptos" w:cs="Aptos"/>
                  <w:noProof w:val="0"/>
                  <w:sz w:val="18"/>
                  <w:szCs w:val="18"/>
                  <w:highlight w:val="yellow"/>
                  <w:lang w:val="en-US"/>
                </w:rPr>
                <w:t xml:space="preserve">Discovery</w:t>
              </w:r>
            </w:ins>
          </w:p>
        </w:tc>
        <w:tc>
          <w:tcPr>
            <w:tcW w:w="2000" w:type="dxa"/>
          </w:tcPr>
          <w:p>
            <w:pPr>
              <w:pStyle w:val="Normal"/>
              <w:rPr>
                <w:ins w:id="2146160799" w:author="Claude" w:date="2026-09-30T10:30:00Z"/>
              </w:rPr>
            </w:pPr>
            <w:ins w:id="2146160800" w:author="Claude" w:date="2026-09-30T10:30:00Z">
              <w:r>
                <w:rPr>
                  <w:rFonts w:ascii="Aptos" w:hAnsi="Aptos" w:eastAsia="Aptos" w:cs="Aptos"/>
                  <w:noProof w:val="0"/>
                  <w:sz w:val="18"/>
                  <w:szCs w:val="18"/>
                  <w:highlight w:val="yellow"/>
                  <w:lang w:val="en-US"/>
                </w:rPr>
                <w:t xml:space="preserve">Set research hypotheses; survey and interview travellers; analyse competitors and stakeholders</w:t>
              </w:r>
            </w:ins>
          </w:p>
        </w:tc>
        <w:tc>
          <w:tcPr>
            <w:tcW w:w="2100" w:type="dxa"/>
          </w:tcPr>
          <w:p>
            <w:pPr>
              <w:pStyle w:val="Normal"/>
              <w:rPr>
                <w:ins w:id="2146160801" w:author="Claude" w:date="2026-09-30T10:30:00Z"/>
              </w:rPr>
            </w:pPr>
            <w:ins w:id="2146160802" w:author="Claude" w:date="2026-09-30T10:30:00Z">
              <w:r>
                <w:rPr>
                  <w:rFonts w:ascii="Aptos" w:hAnsi="Aptos" w:eastAsia="Aptos" w:cs="Aptos"/>
                  <w:noProof w:val="0"/>
                  <w:sz w:val="18"/>
                  <w:szCs w:val="18"/>
                  <w:highlight w:val="yellow"/>
                  <w:lang w:val="en-US"/>
                </w:rPr>
                <w:t xml:space="preserve">Online survey (n = 13); semi-structured interviews (number completed: to be confirmed); competitor SWOT; stakeholder mapping</w:t>
              </w:r>
            </w:ins>
          </w:p>
        </w:tc>
        <w:tc>
          <w:tcPr>
            <w:tcW w:w="1900" w:type="dxa"/>
          </w:tcPr>
          <w:p>
            <w:pPr>
              <w:pStyle w:val="Normal"/>
              <w:rPr>
                <w:ins w:id="2146160803" w:author="Claude" w:date="2026-09-30T10:30:00Z"/>
              </w:rPr>
            </w:pPr>
            <w:ins w:id="2146160804" w:author="Claude" w:date="2026-09-30T10:30:00Z">
              <w:r>
                <w:rPr>
                  <w:rFonts w:ascii="Aptos" w:hAnsi="Aptos" w:eastAsia="Aptos" w:cs="Aptos"/>
                  <w:noProof w:val="0"/>
                  <w:sz w:val="18"/>
                  <w:szCs w:val="18"/>
                  <w:highlight w:val="yellow"/>
                  <w:lang w:val="en-US"/>
                </w:rPr>
                <w:t xml:space="preserve">Hypothesis list; survey data; SWOT tables (Tables 3 and 4); stakeholder map</w:t>
              </w:r>
            </w:ins>
          </w:p>
        </w:tc>
        <w:tc>
          <w:tcPr>
            <w:tcW w:w="2360" w:type="dxa"/>
          </w:tcPr>
          <w:p>
            <w:pPr>
              <w:pStyle w:val="Normal"/>
              <w:rPr>
                <w:ins w:id="2146160805" w:author="Claude" w:date="2026-09-30T10:30:00Z"/>
              </w:rPr>
            </w:pPr>
            <w:ins w:id="2146160806" w:author="Claude" w:date="2026-09-30T10:30:00Z">
              <w:r>
                <w:rPr>
                  <w:rFonts w:ascii="Aptos" w:hAnsi="Aptos" w:eastAsia="Aptos" w:cs="Aptos"/>
                  <w:noProof w:val="0"/>
                  <w:sz w:val="18"/>
                  <w:szCs w:val="18"/>
                  <w:highlight w:val="yellow"/>
                  <w:lang w:val="en-US"/>
                </w:rPr>
                <w:t xml:space="preserve">The survey gives breadth to test the hypotheses, the interviews explain the reasons behind the behaviour, and the SWOT locates the market gap before any solution is chosen.</w:t>
              </w:r>
            </w:ins>
          </w:p>
        </w:tc>
      </w:tr>
      <w:tr>
        <w:trPr>
          <w:ins w:id="2146160807" w:author="Claude" w:date="2026-09-30T10:30:00Z"/>
        </w:trPr>
        <w:tc>
          <w:tcPr>
            <w:tcW w:w="1000" w:type="dxa"/>
          </w:tcPr>
          <w:p>
            <w:pPr>
              <w:pStyle w:val="Normal"/>
              <w:rPr>
                <w:ins w:id="2146160808" w:author="Claude" w:date="2026-09-30T10:30:00Z"/>
              </w:rPr>
            </w:pPr>
            <w:ins w:id="2146160809" w:author="Claude" w:date="2026-09-30T10:30:00Z">
              <w:r>
                <w:rPr>
                  <w:rFonts w:ascii="Aptos" w:hAnsi="Aptos" w:eastAsia="Aptos" w:cs="Aptos"/>
                  <w:noProof w:val="0"/>
                  <w:sz w:val="18"/>
                  <w:szCs w:val="18"/>
                  <w:highlight w:val="yellow"/>
                  <w:lang w:val="en-US"/>
                </w:rPr>
                <w:t xml:space="preserve">Define</w:t>
              </w:r>
            </w:ins>
          </w:p>
        </w:tc>
        <w:tc>
          <w:tcPr>
            <w:tcW w:w="2000" w:type="dxa"/>
          </w:tcPr>
          <w:p>
            <w:pPr>
              <w:pStyle w:val="Normal"/>
              <w:rPr>
                <w:ins w:id="2146160810" w:author="Claude" w:date="2026-09-30T10:30:00Z"/>
              </w:rPr>
            </w:pPr>
            <w:ins w:id="2146160811" w:author="Claude" w:date="2026-09-30T10:30:00Z">
              <w:r>
                <w:rPr>
                  <w:rFonts w:ascii="Aptos" w:hAnsi="Aptos" w:eastAsia="Aptos" w:cs="Aptos"/>
                  <w:noProof w:val="0"/>
                  <w:sz w:val="18"/>
                  <w:szCs w:val="18"/>
                  <w:highlight w:val="yellow"/>
                  <w:lang w:val="en-US"/>
                </w:rPr>
                <w:t xml:space="preserve">Synthesise findings; define user types; select features</w:t>
              </w:r>
            </w:ins>
          </w:p>
        </w:tc>
        <w:tc>
          <w:tcPr>
            <w:tcW w:w="2100" w:type="dxa"/>
          </w:tcPr>
          <w:p>
            <w:pPr>
              <w:pStyle w:val="Normal"/>
              <w:rPr>
                <w:ins w:id="2146160812" w:author="Claude" w:date="2026-09-30T10:30:00Z"/>
              </w:rPr>
            </w:pPr>
            <w:ins w:id="2146160813" w:author="Claude" w:date="2026-09-30T10:30:00Z">
              <w:r>
                <w:rPr>
                  <w:rFonts w:ascii="Aptos" w:hAnsi="Aptos" w:eastAsia="Aptos" w:cs="Aptos"/>
                  <w:noProof w:val="0"/>
                  <w:sz w:val="18"/>
                  <w:szCs w:val="18"/>
                  <w:highlight w:val="yellow"/>
                  <w:lang w:val="en-US"/>
                </w:rPr>
                <w:t xml:space="preserve">Affinity clustering; personas; feature prioritisation (MoSCoW, to be added)</w:t>
              </w:r>
            </w:ins>
          </w:p>
        </w:tc>
        <w:tc>
          <w:tcPr>
            <w:tcW w:w="1900" w:type="dxa"/>
          </w:tcPr>
          <w:p>
            <w:pPr>
              <w:pStyle w:val="Normal"/>
              <w:rPr>
                <w:ins w:id="2146160814" w:author="Claude" w:date="2026-09-30T10:30:00Z"/>
              </w:rPr>
            </w:pPr>
            <w:ins w:id="2146160815" w:author="Claude" w:date="2026-09-30T10:30:00Z">
              <w:r>
                <w:rPr>
                  <w:rFonts w:ascii="Aptos" w:hAnsi="Aptos" w:eastAsia="Aptos" w:cs="Aptos"/>
                  <w:noProof w:val="0"/>
                  <w:sz w:val="18"/>
                  <w:szCs w:val="18"/>
                  <w:highlight w:val="yellow"/>
                  <w:lang w:val="en-US"/>
                </w:rPr>
                <w:t xml:space="preserve">Five insight clusters; personas; feature tables (Tables 5 to 9)</w:t>
              </w:r>
            </w:ins>
          </w:p>
        </w:tc>
        <w:tc>
          <w:tcPr>
            <w:tcW w:w="2360" w:type="dxa"/>
          </w:tcPr>
          <w:p>
            <w:pPr>
              <w:pStyle w:val="Normal"/>
              <w:rPr>
                <w:ins w:id="2146160816" w:author="Claude" w:date="2026-09-30T10:30:00Z"/>
              </w:rPr>
            </w:pPr>
            <w:ins w:id="2146160817" w:author="Claude" w:date="2026-09-30T10:30:00Z">
              <w:r>
                <w:rPr>
                  <w:rFonts w:ascii="Aptos" w:hAnsi="Aptos" w:eastAsia="Aptos" w:cs="Aptos"/>
                  <w:noProof w:val="0"/>
                  <w:sz w:val="18"/>
                  <w:szCs w:val="18"/>
                  <w:highlight w:val="yellow"/>
                  <w:lang w:val="en-US"/>
                </w:rPr>
                <w:t xml:space="preserve">Converges scattered findings into a few decisions, so the team builds for evidenced needs instead of for all ideas at once.</w:t>
              </w:r>
            </w:ins>
          </w:p>
        </w:tc>
      </w:tr>
      <w:tr>
        <w:trPr>
          <w:ins w:id="2146160818" w:author="Claude" w:date="2026-09-30T10:30:00Z"/>
        </w:trPr>
        <w:tc>
          <w:tcPr>
            <w:tcW w:w="1000" w:type="dxa"/>
          </w:tcPr>
          <w:p>
            <w:pPr>
              <w:pStyle w:val="Normal"/>
              <w:rPr>
                <w:ins w:id="2146160819" w:author="Claude" w:date="2026-09-30T10:30:00Z"/>
              </w:rPr>
            </w:pPr>
            <w:ins w:id="2146160820" w:author="Claude" w:date="2026-09-30T10:30:00Z">
              <w:r>
                <w:rPr>
                  <w:rFonts w:ascii="Aptos" w:hAnsi="Aptos" w:eastAsia="Aptos" w:cs="Aptos"/>
                  <w:noProof w:val="0"/>
                  <w:sz w:val="18"/>
                  <w:szCs w:val="18"/>
                  <w:highlight w:val="yellow"/>
                  <w:lang w:val="en-US"/>
                </w:rPr>
                <w:t xml:space="preserve">Develop</w:t>
              </w:r>
            </w:ins>
          </w:p>
        </w:tc>
        <w:tc>
          <w:tcPr>
            <w:tcW w:w="2000" w:type="dxa"/>
          </w:tcPr>
          <w:p>
            <w:pPr>
              <w:pStyle w:val="Normal"/>
              <w:rPr>
                <w:ins w:id="2146160821" w:author="Claude" w:date="2026-09-30T10:30:00Z"/>
              </w:rPr>
            </w:pPr>
            <w:ins w:id="2146160822" w:author="Claude" w:date="2026-09-30T10:30:00Z">
              <w:r>
                <w:rPr>
                  <w:rFonts w:ascii="Aptos" w:hAnsi="Aptos" w:eastAsia="Aptos" w:cs="Aptos"/>
                  <w:noProof w:val="0"/>
                  <w:sz w:val="18"/>
                  <w:szCs w:val="18"/>
                  <w:highlight w:val="yellow"/>
                  <w:lang w:val="en-US"/>
                </w:rPr>
                <w:t xml:space="preserve">Structure the product; map the journey; design screens</w:t>
              </w:r>
            </w:ins>
          </w:p>
        </w:tc>
        <w:tc>
          <w:tcPr>
            <w:tcW w:w="2100" w:type="dxa"/>
          </w:tcPr>
          <w:p>
            <w:pPr>
              <w:pStyle w:val="Normal"/>
              <w:rPr>
                <w:ins w:id="2146160823" w:author="Claude" w:date="2026-09-30T10:30:00Z"/>
              </w:rPr>
            </w:pPr>
            <w:ins w:id="2146160824" w:author="Claude" w:date="2026-09-30T10:30:00Z">
              <w:r>
                <w:rPr>
                  <w:rFonts w:ascii="Aptos" w:hAnsi="Aptos" w:eastAsia="Aptos" w:cs="Aptos"/>
                  <w:noProof w:val="0"/>
                  <w:sz w:val="18"/>
                  <w:szCs w:val="18"/>
                  <w:highlight w:val="yellow"/>
                  <w:lang w:val="en-US"/>
                </w:rPr>
                <w:t xml:space="preserve">Open card sort (designed, not yet run with participants); sitemap; user flow; wireframes, then high-fidelity prototype</w:t>
              </w:r>
            </w:ins>
          </w:p>
        </w:tc>
        <w:tc>
          <w:tcPr>
            <w:tcW w:w="1900" w:type="dxa"/>
          </w:tcPr>
          <w:p>
            <w:pPr>
              <w:pStyle w:val="Normal"/>
              <w:rPr>
                <w:ins w:id="2146160825" w:author="Claude" w:date="2026-09-30T10:30:00Z"/>
              </w:rPr>
            </w:pPr>
            <w:ins w:id="2146160826" w:author="Claude" w:date="2026-09-30T10:30:00Z">
              <w:r>
                <w:rPr>
                  <w:rFonts w:ascii="Aptos" w:hAnsi="Aptos" w:eastAsia="Aptos" w:cs="Aptos"/>
                  <w:noProof w:val="0"/>
                  <w:sz w:val="18"/>
                  <w:szCs w:val="18"/>
                  <w:highlight w:val="yellow"/>
                  <w:lang w:val="en-US"/>
                </w:rPr>
                <w:t xml:space="preserve">Card sort board; IA sitemap; user flow; clickable prototype</w:t>
              </w:r>
            </w:ins>
          </w:p>
        </w:tc>
        <w:tc>
          <w:tcPr>
            <w:tcW w:w="2360" w:type="dxa"/>
          </w:tcPr>
          <w:p>
            <w:pPr>
              <w:pStyle w:val="Normal"/>
              <w:rPr>
                <w:ins w:id="2146160827" w:author="Claude" w:date="2026-09-30T10:30:00Z"/>
              </w:rPr>
            </w:pPr>
            <w:ins w:id="2146160828" w:author="Claude" w:date="2026-09-30T10:30:00Z">
              <w:r>
                <w:rPr>
                  <w:rFonts w:ascii="Aptos" w:hAnsi="Aptos" w:eastAsia="Aptos" w:cs="Aptos"/>
                  <w:noProof w:val="0"/>
                  <w:sz w:val="18"/>
                  <w:szCs w:val="18"/>
                  <w:highlight w:val="yellow"/>
                  <w:lang w:val="en-US"/>
                </w:rPr>
                <w:t xml:space="preserve">The card sort is chosen to reveal users' mental models before navigation is fixed; moving from wireframe to high-fidelity keeps design decisions cheap to change early.</w:t>
              </w:r>
            </w:ins>
          </w:p>
        </w:tc>
      </w:tr>
      <w:tr>
        <w:trPr>
          <w:ins w:id="2146160829" w:author="Claude" w:date="2026-09-30T10:30:00Z"/>
        </w:trPr>
        <w:tc>
          <w:tcPr>
            <w:tcW w:w="1000" w:type="dxa"/>
          </w:tcPr>
          <w:p>
            <w:pPr>
              <w:pStyle w:val="Normal"/>
              <w:rPr>
                <w:ins w:id="2146160830" w:author="Claude" w:date="2026-09-30T10:30:00Z"/>
              </w:rPr>
            </w:pPr>
            <w:ins w:id="2146160831" w:author="Claude" w:date="2026-09-30T10:30:00Z">
              <w:r>
                <w:rPr>
                  <w:rFonts w:ascii="Aptos" w:hAnsi="Aptos" w:eastAsia="Aptos" w:cs="Aptos"/>
                  <w:noProof w:val="0"/>
                  <w:sz w:val="18"/>
                  <w:szCs w:val="18"/>
                  <w:highlight w:val="yellow"/>
                  <w:lang w:val="en-US"/>
                </w:rPr>
                <w:t xml:space="preserve">Delivery</w:t>
              </w:r>
            </w:ins>
          </w:p>
        </w:tc>
        <w:tc>
          <w:tcPr>
            <w:tcW w:w="2000" w:type="dxa"/>
          </w:tcPr>
          <w:p>
            <w:pPr>
              <w:pStyle w:val="Normal"/>
              <w:rPr>
                <w:ins w:id="2146160832" w:author="Claude" w:date="2026-09-30T10:30:00Z"/>
              </w:rPr>
            </w:pPr>
            <w:ins w:id="2146160833" w:author="Claude" w:date="2026-09-30T10:30:00Z">
              <w:r>
                <w:rPr>
                  <w:rFonts w:ascii="Aptos" w:hAnsi="Aptos" w:eastAsia="Aptos" w:cs="Aptos"/>
                  <w:noProof w:val="0"/>
                  <w:sz w:val="18"/>
                  <w:szCs w:val="18"/>
                  <w:highlight w:val="yellow"/>
                  <w:lang w:val="en-US"/>
                </w:rPr>
                <w:t xml:space="preserve">Test the prototype with users; record issues; derive improvements</w:t>
              </w:r>
            </w:ins>
          </w:p>
        </w:tc>
        <w:tc>
          <w:tcPr>
            <w:tcW w:w="2100" w:type="dxa"/>
          </w:tcPr>
          <w:p>
            <w:pPr>
              <w:pStyle w:val="Normal"/>
              <w:rPr>
                <w:ins w:id="2146160834" w:author="Claude" w:date="2026-09-30T10:30:00Z"/>
              </w:rPr>
            </w:pPr>
            <w:ins w:id="2146160835" w:author="Claude" w:date="2026-09-30T10:30:00Z">
              <w:r>
                <w:rPr>
                  <w:rFonts w:ascii="Aptos" w:hAnsi="Aptos" w:eastAsia="Aptos" w:cs="Aptos"/>
                  <w:noProof w:val="0"/>
                  <w:sz w:val="18"/>
                  <w:szCs w:val="18"/>
                  <w:highlight w:val="yellow"/>
                  <w:lang w:val="en-US"/>
                </w:rPr>
                <w:t xml:space="preserve">Moderated think-aloud test (n = 3); severity rating; SUS and task-completion metrics not yet captured</w:t>
              </w:r>
            </w:ins>
          </w:p>
        </w:tc>
        <w:tc>
          <w:tcPr>
            <w:tcW w:w="1900" w:type="dxa"/>
          </w:tcPr>
          <w:p>
            <w:pPr>
              <w:pStyle w:val="Normal"/>
              <w:rPr>
                <w:ins w:id="2146160836" w:author="Claude" w:date="2026-09-30T10:30:00Z"/>
              </w:rPr>
            </w:pPr>
            <w:ins w:id="2146160837" w:author="Claude" w:date="2026-09-30T10:30:00Z">
              <w:r>
                <w:rPr>
                  <w:rFonts w:ascii="Aptos" w:hAnsi="Aptos" w:eastAsia="Aptos" w:cs="Aptos"/>
                  <w:noProof w:val="0"/>
                  <w:sz w:val="18"/>
                  <w:szCs w:val="18"/>
                  <w:highlight w:val="yellow"/>
                  <w:lang w:val="en-US"/>
                </w:rPr>
                <w:t xml:space="preserve">Testing insights (Table 11); recommendations; critical reflection</w:t>
              </w:r>
            </w:ins>
          </w:p>
        </w:tc>
        <w:tc>
          <w:tcPr>
            <w:tcW w:w="2360" w:type="dxa"/>
          </w:tcPr>
          <w:p>
            <w:pPr>
              <w:pStyle w:val="Normal"/>
              <w:rPr>
                <w:ins w:id="2146160838" w:author="Claude" w:date="2026-09-30T10:30:00Z"/>
              </w:rPr>
            </w:pPr>
            <w:ins w:id="2146160839" w:author="Claude" w:date="2026-09-30T10:30:00Z">
              <w:r>
                <w:rPr>
                  <w:rFonts w:ascii="Aptos" w:hAnsi="Aptos" w:eastAsia="Aptos" w:cs="Aptos"/>
                  <w:noProof w:val="0"/>
                  <w:sz w:val="18"/>
                  <w:szCs w:val="18"/>
                  <w:highlight w:val="yellow"/>
                  <w:lang w:val="en-US"/>
                </w:rPr>
                <w:t xml:space="preserve">Think-aloud shows why users struggle, not only where, and small samples suit an early prototype; metrics are the planned next step.</w:t>
              </w:r>
            </w:ins>
          </w:p>
        </w:tc>
      </w:tr>
    </w:tbl>
    <w:p>
      <w:pPr>
        <w:jc w:val="left"/>
        <w:rPr>
          <w:ins w:id="2146160842" w:author="Claude" w:date="2026-09-30T10:30:00Z"/>
        </w:rPr>
      </w:pPr>
      <w:ins w:id="2146160843" w:author="Claude" w:date="2026-09-30T10:30:00Z">
        <w:r>
          <w:rPr>
            <w:rFonts w:ascii="Aptos" w:hAnsi="Aptos" w:eastAsia="Aptos" w:cs="Aptos"/>
            <w:noProof w:val="0"/>
            <w:sz w:val="24"/>
            <w:szCs w:val="24"/>
            <w:highlight w:val="yellow"/>
            <w:lang w:val="en-US"/>
          </w:rPr>
          <w:t xml:space="preserve">Table 1b: Travel Buddy project mapped to the four Double Diamond phases</w:t>
        </w:r>
      </w:ins>
    </w:p>
    <w:p w:rsidR="370821B2" w:rsidP="370821B2" w:rsidRDefault="370821B2" w14:paraId="3E3F5B91" w14:textId="4172CA75">
      <w:pPr>
        <w:jc w:val="left"/>
      </w:pPr>
    </w:p>
    <w:p w:rsidR="51783707" w:rsidP="1744CD6F" w:rsidRDefault="51783707" w14:paraId="64CF0E4A" w14:textId="295995E6">
      <w:pPr>
        <w:pStyle w:val="Heading2"/>
        <w:rPr>
          <w:rFonts w:ascii="Aptos" w:hAnsi="Aptos" w:eastAsia="Aptos" w:cs="Aptos"/>
          <w:noProof w:val="0"/>
          <w:sz w:val="24"/>
          <w:szCs w:val="24"/>
          <w:lang w:val="en-US"/>
        </w:rPr>
      </w:pPr>
      <w:bookmarkStart w:name="_Toc897888695" w:id="681331044"/>
      <w:r>
        <w:rPr>
          <w:noProof w:val="0"/>
          <w:lang w:val="en-US"/>
        </w:rPr>
        <w:t>2.2 Strategic Objective</w:t>
      </w:r>
      <w:bookmarkEnd w:id="681331044"/>
    </w:p>
    <w:p w:rsidR="370821B2" w:rsidP="263357EF" w:rsidRDefault="370821B2" w14:paraId="7C6277C9" w14:textId="1B391FC0">
      <w:pPr>
        <w:spacing w:before="120" w:beforeAutospacing="off" w:after="120" w:afterAutospacing="off"/>
        <w:jc w:val="left"/>
      </w:pPr>
      <w:r>
        <w:rPr>
          <w:rFonts w:ascii="Aptos" w:hAnsi="Aptos" w:eastAsia="Aptos" w:cs="Aptos"/>
          <w:noProof w:val="0"/>
          <w:sz w:val="24"/>
          <w:szCs w:val="24"/>
          <w:lang w:val="en-US"/>
        </w:rPr>
        <w:t xml:space="preserve">To deeply understand what users, need, their ideal travel style, and expectations through qualitative and quantitative research. Take the outcome from research to come up with a set of solutions that can solve the user’s problem. Otherwise, make sure every solution is validated with real users to revisit and confirm the assumptions. </w:t>
      </w:r>
      <w:del w:id="2146163172" w:author="Claude" w:date="2026-10-01T00:40:00Z">
        <w:r>
          <w:rPr>
            <w:rFonts w:ascii="Aptos" w:hAnsi="Aptos" w:eastAsia="Aptos" w:cs="Aptos"/>
            <w:noProof w:val="0"/>
            <w:sz w:val="24"/>
            <w:szCs w:val="24"/>
            <w:lang w:val="en-US"/>
          </w:rPr>
          <w:delText xml:space="preserve">Capture users’ feedback to iterate the experience until the user, tech, and business are satisfied with the outcome.</w:delText>
        </w:r>
      </w:del>
      <w:ins w:id="2146163173" w:author="Claude" w:date="2026-10-01T00:40:00Z">
        <w:r>
          <w:rPr>
            <w:rFonts w:ascii="Aptos" w:hAnsi="Aptos" w:eastAsia="Aptos" w:cs="Aptos"/>
            <w:noProof w:val="0"/>
            <w:sz w:val="24"/>
            <w:szCs w:val="24"/>
            <w:highlight w:val="yellow"/>
            <w:lang w:val="en-US"/>
          </w:rPr>
          <w:t xml:space="preserve">Capture users’ feedback and iterate the experience against the measurable objectives set out below.</w:t>
        </w:r>
      </w:ins>
    </w:p>
    <w:p>
      <w:pPr>
        <w:spacing w:before="120" w:after="120"/>
        <w:jc w:val="left"/>
        <w:rPr>
          <w:ins w:id="2146165259" w:author="Claude" w:date="2026-10-01T10:45:00Z"/>
        </w:rPr>
      </w:pPr>
      <w:ins w:id="2146165260" w:author="Claude" w:date="2026-10-01T10:45:00Z">
        <w:r>
          <w:rPr>
            <w:rFonts w:ascii="Aptos" w:hAnsi="Aptos" w:eastAsia="Aptos" w:cs="Aptos"/>
            <w:noProof w:val="0"/>
            <w:sz w:val="24"/>
            <w:szCs w:val="24"/>
            <w:highlight w:val="yellow"/>
            <w:lang w:val="en-US"/>
          </w:rPr>
          <w:t xml:space="preserve">The strategic objective is translated into four measurable objectives (O1 to O4), each with a target, a result so far, and the business goal it serves. The work packages that deliver them are listed in Section 2.3.</w:t>
        </w:r>
      </w:ins>
    </w:p>
    <w:p>
      <w:pPr>
        <w:spacing w:before="120" w:after="120"/>
        <w:jc w:val="left"/>
        <w:rPr>
          <w:ins w:id="2146165261" w:author="Claude" w:date="2026-10-01T10:45:00Z"/>
        </w:rPr>
      </w:pPr>
      <w:ins w:id="2146165262" w:author="Claude" w:date="2026-10-01T10:45:00Z">
        <w:r>
          <w:rPr>
            <w:rFonts w:ascii="Aptos" w:hAnsi="Aptos" w:eastAsia="Aptos" w:cs="Aptos"/>
            <w:b/>
            <w:noProof w:val="0"/>
            <w:sz w:val="24"/>
            <w:szCs w:val="24"/>
            <w:highlight w:val="yellow"/>
            <w:lang w:val="en-US"/>
          </w:rPr>
          <w:t xml:space="preserve">O1. Confirm the fragmentation problem. </w:t>
        </w:r>
      </w:ins>
      <w:ins w:id="2146165263" w:author="Claude" w:date="2026-10-01T10:45:00Z">
        <w:r>
          <w:rPr>
            <w:rFonts w:ascii="Aptos" w:hAnsi="Aptos" w:eastAsia="Aptos" w:cs="Aptos"/>
            <w:noProof w:val="0"/>
            <w:sz w:val="24"/>
            <w:szCs w:val="24"/>
            <w:highlight w:val="yellow"/>
            <w:lang w:val="en-US"/>
          </w:rPr>
          <w:t xml:space="preserve">Target: at least 70% of respondents use three or more apps per trip (H3). Result: not met; 7 of 13 (54%) do, and 5 of 13 (38%) name too many apps as a top frustration, while interview P1 reports 8 to 10 apps per trip. Business goal: one platform across Discover, Connect, Plan and Share.</w:t>
        </w:r>
      </w:ins>
    </w:p>
    <w:p>
      <w:pPr>
        <w:spacing w:before="120" w:after="120"/>
        <w:jc w:val="left"/>
        <w:rPr>
          <w:ins w:id="2146165264" w:author="Claude" w:date="2026-10-01T10:45:00Z"/>
        </w:rPr>
      </w:pPr>
      <w:ins w:id="2146165265" w:author="Claude" w:date="2026-10-01T10:45:00Z">
        <w:r>
          <w:rPr>
            <w:rFonts w:ascii="Aptos" w:hAnsi="Aptos" w:eastAsia="Aptos" w:cs="Aptos"/>
            <w:b/>
            <w:noProof w:val="0"/>
            <w:sz w:val="24"/>
            <w:szCs w:val="24"/>
            <w:highlight w:val="yellow"/>
            <w:lang w:val="en-US"/>
          </w:rPr>
          <w:t xml:space="preserve">O2. Establish trust in peer tips. </w:t>
        </w:r>
      </w:ins>
      <w:ins w:id="2146165266" w:author="Claude" w:date="2026-10-01T10:45:00Z">
        <w:r>
          <w:rPr>
            <w:rFonts w:ascii="Aptos" w:hAnsi="Aptos" w:eastAsia="Aptos" w:cs="Aptos"/>
            <w:noProof w:val="0"/>
            <w:sz w:val="24"/>
            <w:szCs w:val="24"/>
            <w:highlight w:val="yellow"/>
            <w:lang w:val="en-US"/>
          </w:rPr>
          <w:t xml:space="preserve">Target: at least 70% rate local residents’ tips 4 or 5 out of 5 and trust them more than star ratings (H1). Result: met; 12 of 13 (92%) rate local tips 4 or 5 (mean 4.46), against 6 of 13 (46%) for star ratings (mean 3.38). Business goal: differentiate from review platforms.</w:t>
        </w:r>
      </w:ins>
    </w:p>
    <w:p>
      <w:pPr>
        <w:spacing w:before="120" w:after="120"/>
        <w:jc w:val="left"/>
        <w:rPr>
          <w:ins w:id="2146165267" w:author="Claude" w:date="2026-10-01T10:45:00Z"/>
        </w:rPr>
      </w:pPr>
      <w:ins w:id="2146165268" w:author="Claude" w:date="2026-10-01T10:45:00Z">
        <w:r>
          <w:rPr>
            <w:rFonts w:ascii="Aptos" w:hAnsi="Aptos" w:eastAsia="Aptos" w:cs="Aptos"/>
            <w:b/>
            <w:noProof w:val="0"/>
            <w:sz w:val="24"/>
            <w:szCs w:val="24"/>
            <w:highlight w:val="yellow"/>
            <w:lang w:val="en-US"/>
          </w:rPr>
          <w:t xml:space="preserve">O3. Make local connection viable. </w:t>
        </w:r>
      </w:ins>
      <w:ins w:id="2146165269" w:author="Claude" w:date="2026-10-01T10:45:00Z">
        <w:r>
          <w:rPr>
            <w:rFonts w:ascii="Aptos" w:hAnsi="Aptos" w:eastAsia="Aptos" w:cs="Aptos"/>
            <w:noProof w:val="0"/>
            <w:sz w:val="24"/>
            <w:szCs w:val="24"/>
            <w:highlight w:val="yellow"/>
            <w:lang w:val="en-US"/>
          </w:rPr>
          <w:t xml:space="preserve">Target: at least 60% have experienced or are open to connecting with a local (H4). Result: met; 12 of 13 (92%), and 9 of 13 (69%) name “no money involved” as a comfort factor. Business goal: free, non-transactional connection and growth of local supply.</w:t>
        </w:r>
      </w:ins>
    </w:p>
    <w:p>
      <w:pPr>
        <w:spacing w:before="120" w:after="120"/>
        <w:jc w:val="left"/>
        <w:rPr>
          <w:ins w:id="2146165270" w:author="Claude" w:date="2026-10-01T10:45:00Z"/>
        </w:rPr>
      </w:pPr>
      <w:ins w:id="2146165271" w:author="Claude" w:date="2026-10-01T10:45:00Z">
        <w:r>
          <w:rPr>
            <w:rFonts w:ascii="Aptos" w:hAnsi="Aptos" w:eastAsia="Aptos" w:cs="Aptos"/>
            <w:b/>
            <w:noProof w:val="0"/>
            <w:sz w:val="24"/>
            <w:szCs w:val="24"/>
            <w:highlight w:val="yellow"/>
            <w:lang w:val="en-US"/>
          </w:rPr>
          <w:t xml:space="preserve">O4. Prove usability. </w:t>
        </w:r>
      </w:ins>
      <w:ins w:id="2146165272" w:author="Claude" w:date="2026-10-01T10:45:00Z">
        <w:r>
          <w:rPr>
            <w:rFonts w:ascii="Aptos" w:hAnsi="Aptos" w:eastAsia="Aptos" w:cs="Aptos"/>
            <w:noProof w:val="0"/>
            <w:sz w:val="24"/>
            <w:szCs w:val="24"/>
            <w:highlight w:val="yellow"/>
            <w:lang w:val="en-US"/>
          </w:rPr>
          <w:t xml:space="preserve">Target: SUS of at least 68 and task completion of at least 80% on the core tasks, measured in a moderated test. Result: not yet measured; planned for the next iteration (N2 in Section 2.3). Business goal: low-friction onboarding and retention.</w:t>
        </w:r>
      </w:ins>
    </w:p>
    <w:p>
      <w:pPr>
        <w:jc w:val="left"/>
        <w:rPr>
          <w:ins w:id="2146163243" w:author="Claude" w:date="2026-10-01T00:40:00Z"/>
        </w:rPr>
      </w:pPr>
      <w:ins w:id="2146163244" w:author="Claude" w:date="2026-10-01T00:40:00Z">
        <w:r>
          <w:rPr>
            <w:rFonts w:ascii="Aptos" w:hAnsi="Aptos" w:eastAsia="Aptos" w:cs="Aptos"/>
            <w:noProof w:val="0"/>
            <w:sz w:val="24"/>
            <w:szCs w:val="24"/>
            <w:highlight w:val="yellow"/>
            <w:lang w:val="en-US"/>
          </w:rPr>
          <w:t xml:space="preserve">With n = 13 the survey results are indicative, not statistically conclusive. O1 was not met at the 70% target, so the fragmentation problem is supported by a majority of respondents (54%) but not by the margin expected; the interview evidence and the named frustrations point the same way. Targets for O1 to O3 were set after the survey was run, and the usability targets follow the usual SUS average of 68.</w:t>
        </w:r>
      </w:ins>
    </w:p>
    <w:p w:rsidR="370821B2" w:rsidP="1A09D8A1" w:rsidRDefault="370821B2" w14:paraId="2DFF9B7A" w14:textId="7D3B4A32">
      <w:pPr>
        <w:pStyle w:val="Normal"/>
        <w:jc w:val="left"/>
      </w:pPr>
    </w:p>
    <w:p>
      <w:pPr>
        <w:pStyle w:val="Heading2"/>
        <w:rPr>
          <w:ins w:id="2146162997" w:author="Claude" w:date="2026-10-01T00:40:00Z"/>
        </w:rPr>
      </w:pPr>
      <w:ins w:id="2146162998" w:author="Claude" w:date="2026-10-01T00:40:00Z">
        <w:r>
          <w:rPr>
            <w:highlight w:val="yellow"/>
            <w:lang w:val="en-US"/>
          </w:rPr>
          <w:t>2.3 Project Plan</w:t>
        </w:r>
      </w:ins>
    </w:p>
    <w:p>
      <w:pPr>
        <w:jc w:val="left"/>
        <w:rPr>
          <w:ins w:id="2146162999" w:author="Claude" w:date="2026-10-01T00:40:00Z"/>
        </w:rPr>
      </w:pPr>
      <w:ins w:id="2146163000" w:author="Claude" w:date="2026-10-01T00:40:00Z">
        <w:r>
          <w:rPr>
            <w:rFonts w:ascii="Aptos" w:hAnsi="Aptos" w:eastAsia="Aptos" w:cs="Aptos"/>
            <w:noProof w:val="0"/>
            <w:sz w:val="24"/>
            <w:szCs w:val="24"/>
            <w:highlight w:val="yellow"/>
            <w:lang w:val="en-US"/>
          </w:rPr>
          <w:t xml:space="preserve">Table 1c sets out the work packages (WP1 to WP8) carried out between June and July 2026: what was done, when, by whom, and which objective in Section 2.2 each package serves. Dates are approximate and show the period in which each package was worked on. Packages N1 and N2 are planned for the next iteration and have no dates yet.</w:t>
        </w:r>
      </w:ins>
    </w:p>
    <w:tbl>
      <w:tblPr>
        <w:tblStyle w:val="TableGrid"/>
        <w:tblW w:w="9360" w:type="dxa"/>
        <w:tblLook w:val="06A0" w:firstRow="1" w:lastRow="0" w:firstColumn="1" w:lastColumn="0" w:noHBand="1" w:noVBand="1"/>
      </w:tblPr>
      <w:tblGrid>
        <w:gridCol w:w="450"/>
        <w:gridCol w:w="2100"/>
        <w:gridCol w:w="950"/>
        <w:gridCol w:w="1150"/>
        <w:gridCol w:w="2000"/>
        <w:gridCol w:w="800"/>
        <w:gridCol w:w="1910"/>
      </w:tblGrid>
      <w:tr>
        <w:trPr>
          <w:ins w:id="2146163001" w:author="Claude" w:date="2026-10-01T00:40:00Z"/>
        </w:trPr>
        <w:tc>
          <w:tcPr>
            <w:tcW w:w="450" w:type="dxa"/>
          </w:tcPr>
          <w:p>
            <w:pPr>
              <w:pStyle w:val="Normal"/>
              <w:rPr>
                <w:ins w:id="2146163002" w:author="Claude" w:date="2026-10-01T00:40:00Z"/>
              </w:rPr>
            </w:pPr>
            <w:ins w:id="2146163003" w:author="Claude" w:date="2026-10-01T00:40:00Z">
              <w:r>
                <w:rPr>
                  <w:rFonts w:ascii="Aptos" w:hAnsi="Aptos" w:eastAsia="Aptos" w:cs="Aptos"/>
                  <w:b/>
                  <w:noProof w:val="0"/>
                  <w:sz w:val="18"/>
                  <w:szCs w:val="18"/>
                  <w:highlight w:val="yellow"/>
                  <w:lang w:val="en-US"/>
                </w:rPr>
                <w:t xml:space="preserve">WP</w:t>
              </w:r>
            </w:ins>
          </w:p>
        </w:tc>
        <w:tc>
          <w:tcPr>
            <w:tcW w:w="2100" w:type="dxa"/>
          </w:tcPr>
          <w:p>
            <w:pPr>
              <w:pStyle w:val="Normal"/>
              <w:rPr>
                <w:ins w:id="2146163004" w:author="Claude" w:date="2026-10-01T00:40:00Z"/>
              </w:rPr>
            </w:pPr>
            <w:ins w:id="2146163005" w:author="Claude" w:date="2026-10-01T00:40:00Z">
              <w:r>
                <w:rPr>
                  <w:rFonts w:ascii="Aptos" w:hAnsi="Aptos" w:eastAsia="Aptos" w:cs="Aptos"/>
                  <w:b/>
                  <w:noProof w:val="0"/>
                  <w:sz w:val="18"/>
                  <w:szCs w:val="18"/>
                  <w:highlight w:val="yellow"/>
                  <w:lang w:val="en-US"/>
                </w:rPr>
                <w:t xml:space="preserve">Work package</w:t>
              </w:r>
            </w:ins>
          </w:p>
        </w:tc>
        <w:tc>
          <w:tcPr>
            <w:tcW w:w="950" w:type="dxa"/>
          </w:tcPr>
          <w:p>
            <w:pPr>
              <w:pStyle w:val="Normal"/>
              <w:rPr>
                <w:ins w:id="2146163006" w:author="Claude" w:date="2026-10-01T00:40:00Z"/>
              </w:rPr>
            </w:pPr>
            <w:ins w:id="2146163007" w:author="Claude" w:date="2026-10-01T00:40:00Z">
              <w:r>
                <w:rPr>
                  <w:rFonts w:ascii="Aptos" w:hAnsi="Aptos" w:eastAsia="Aptos" w:cs="Aptos"/>
                  <w:b/>
                  <w:noProof w:val="0"/>
                  <w:sz w:val="18"/>
                  <w:szCs w:val="18"/>
                  <w:highlight w:val="yellow"/>
                  <w:lang w:val="en-US"/>
                </w:rPr>
                <w:t xml:space="preserve">Phase</w:t>
              </w:r>
            </w:ins>
          </w:p>
        </w:tc>
        <w:tc>
          <w:tcPr>
            <w:tcW w:w="1150" w:type="dxa"/>
          </w:tcPr>
          <w:p>
            <w:pPr>
              <w:pStyle w:val="Normal"/>
              <w:rPr>
                <w:ins w:id="2146163008" w:author="Claude" w:date="2026-10-01T00:40:00Z"/>
              </w:rPr>
            </w:pPr>
            <w:ins w:id="2146163009" w:author="Claude" w:date="2026-10-01T00:40:00Z">
              <w:r>
                <w:rPr>
                  <w:rFonts w:ascii="Aptos" w:hAnsi="Aptos" w:eastAsia="Aptos" w:cs="Aptos"/>
                  <w:b/>
                  <w:noProof w:val="0"/>
                  <w:sz w:val="18"/>
                  <w:szCs w:val="18"/>
                  <w:highlight w:val="yellow"/>
                  <w:lang w:val="en-US"/>
                </w:rPr>
                <w:t xml:space="preserve">Dates (2026)</w:t>
              </w:r>
            </w:ins>
          </w:p>
        </w:tc>
        <w:tc>
          <w:tcPr>
            <w:tcW w:w="2000" w:type="dxa"/>
          </w:tcPr>
          <w:p>
            <w:pPr>
              <w:pStyle w:val="Normal"/>
              <w:rPr>
                <w:ins w:id="2146163010" w:author="Claude" w:date="2026-10-01T00:40:00Z"/>
              </w:rPr>
            </w:pPr>
            <w:ins w:id="2146163011" w:author="Claude" w:date="2026-10-01T00:40:00Z">
              <w:r>
                <w:rPr>
                  <w:rFonts w:ascii="Aptos" w:hAnsi="Aptos" w:eastAsia="Aptos" w:cs="Aptos"/>
                  <w:b/>
                  <w:noProof w:val="0"/>
                  <w:sz w:val="18"/>
                  <w:szCs w:val="18"/>
                  <w:highlight w:val="yellow"/>
                  <w:lang w:val="en-US"/>
                </w:rPr>
                <w:t xml:space="preserve">Deliverable</w:t>
              </w:r>
            </w:ins>
          </w:p>
        </w:tc>
        <w:tc>
          <w:tcPr>
            <w:tcW w:w="800" w:type="dxa"/>
          </w:tcPr>
          <w:p>
            <w:pPr>
              <w:pStyle w:val="Normal"/>
              <w:rPr>
                <w:ins w:id="2146163012" w:author="Claude" w:date="2026-10-01T00:40:00Z"/>
              </w:rPr>
            </w:pPr>
            <w:ins w:id="2146163013" w:author="Claude" w:date="2026-10-01T00:40:00Z">
              <w:r>
                <w:rPr>
                  <w:rFonts w:ascii="Aptos" w:hAnsi="Aptos" w:eastAsia="Aptos" w:cs="Aptos"/>
                  <w:b/>
                  <w:noProof w:val="0"/>
                  <w:sz w:val="18"/>
                  <w:szCs w:val="18"/>
                  <w:highlight w:val="yellow"/>
                  <w:lang w:val="en-US"/>
                </w:rPr>
                <w:t xml:space="preserve">Serves</w:t>
              </w:r>
            </w:ins>
          </w:p>
        </w:tc>
        <w:tc>
          <w:tcPr>
            <w:tcW w:w="1910" w:type="dxa"/>
          </w:tcPr>
          <w:p>
            <w:pPr>
              <w:pStyle w:val="Normal"/>
              <w:rPr>
                <w:ins w:id="2146163014" w:author="Claude" w:date="2026-10-01T00:40:00Z"/>
              </w:rPr>
            </w:pPr>
            <w:ins w:id="2146163015" w:author="Claude" w:date="2026-10-01T00:40:00Z">
              <w:r>
                <w:rPr>
                  <w:rFonts w:ascii="Aptos" w:hAnsi="Aptos" w:eastAsia="Aptos" w:cs="Aptos"/>
                  <w:b/>
                  <w:noProof w:val="0"/>
                  <w:sz w:val="18"/>
                  <w:szCs w:val="18"/>
                  <w:highlight w:val="yellow"/>
                  <w:lang w:val="en-US"/>
                </w:rPr>
                <w:t xml:space="preserve">Owner</w:t>
              </w:r>
            </w:ins>
          </w:p>
        </w:tc>
      </w:tr>
      <w:tr>
        <w:trPr>
          <w:ins w:id="2146163016" w:author="Claude" w:date="2026-10-01T00:40:00Z"/>
        </w:trPr>
        <w:tc>
          <w:tcPr>
            <w:tcW w:w="450" w:type="dxa"/>
          </w:tcPr>
          <w:p>
            <w:pPr>
              <w:pStyle w:val="Normal"/>
              <w:rPr>
                <w:ins w:id="2146163017" w:author="Claude" w:date="2026-10-01T00:40:00Z"/>
              </w:rPr>
            </w:pPr>
            <w:ins w:id="2146163018" w:author="Claude" w:date="2026-10-01T00:40:00Z">
              <w:r>
                <w:rPr>
                  <w:rFonts w:ascii="Aptos" w:hAnsi="Aptos" w:eastAsia="Aptos" w:cs="Aptos"/>
                  <w:noProof w:val="0"/>
                  <w:sz w:val="18"/>
                  <w:szCs w:val="18"/>
                  <w:highlight w:val="yellow"/>
                  <w:lang w:val="en-US"/>
                </w:rPr>
                <w:t xml:space="preserve">1</w:t>
              </w:r>
            </w:ins>
          </w:p>
        </w:tc>
        <w:tc>
          <w:tcPr>
            <w:tcW w:w="2100" w:type="dxa"/>
          </w:tcPr>
          <w:p>
            <w:pPr>
              <w:pStyle w:val="Normal"/>
              <w:rPr>
                <w:ins w:id="2146163019" w:author="Claude" w:date="2026-10-01T00:40:00Z"/>
              </w:rPr>
            </w:pPr>
            <w:ins w:id="2146163020" w:author="Claude" w:date="2026-10-01T00:40:00Z">
              <w:r>
                <w:rPr>
                  <w:rFonts w:ascii="Aptos" w:hAnsi="Aptos" w:eastAsia="Aptos" w:cs="Aptos"/>
                  <w:noProof w:val="0"/>
                  <w:sz w:val="18"/>
                  <w:szCs w:val="18"/>
                  <w:highlight w:val="yellow"/>
                  <w:lang w:val="en-US"/>
                </w:rPr>
                <w:t xml:space="preserve">Framing: research hypotheses, stakeholder ecosystem</w:t>
              </w:r>
            </w:ins>
          </w:p>
        </w:tc>
        <w:tc>
          <w:tcPr>
            <w:tcW w:w="950" w:type="dxa"/>
          </w:tcPr>
          <w:p>
            <w:pPr>
              <w:pStyle w:val="Normal"/>
              <w:rPr>
                <w:ins w:id="2146163021" w:author="Claude" w:date="2026-10-01T00:40:00Z"/>
              </w:rPr>
            </w:pPr>
            <w:ins w:id="2146163022" w:author="Claude" w:date="2026-10-01T00:40:00Z">
              <w:r>
                <w:rPr>
                  <w:rFonts w:ascii="Aptos" w:hAnsi="Aptos" w:eastAsia="Aptos" w:cs="Aptos"/>
                  <w:noProof w:val="0"/>
                  <w:sz w:val="18"/>
                  <w:szCs w:val="18"/>
                  <w:highlight w:val="yellow"/>
                  <w:lang w:val="en-US"/>
                </w:rPr>
                <w:t xml:space="preserve">Discovery</w:t>
              </w:r>
            </w:ins>
          </w:p>
        </w:tc>
        <w:tc>
          <w:tcPr>
            <w:tcW w:w="1150" w:type="dxa"/>
          </w:tcPr>
          <w:p>
            <w:pPr>
              <w:pStyle w:val="Normal"/>
              <w:rPr>
                <w:ins w:id="2146163023" w:author="Claude" w:date="2026-10-01T00:40:00Z"/>
              </w:rPr>
            </w:pPr>
            <w:ins w:id="2146163024" w:author="Claude" w:date="2026-10-01T00:40:00Z">
              <w:r>
                <w:rPr>
                  <w:rFonts w:ascii="Aptos" w:hAnsi="Aptos" w:eastAsia="Aptos" w:cs="Aptos"/>
                  <w:noProof w:val="0"/>
                  <w:sz w:val="18"/>
                  <w:szCs w:val="18"/>
                  <w:highlight w:val="yellow"/>
                  <w:lang w:val="en-US"/>
                </w:rPr>
                <w:t xml:space="preserve">9 to 17 Jun</w:t>
              </w:r>
            </w:ins>
          </w:p>
        </w:tc>
        <w:tc>
          <w:tcPr>
            <w:tcW w:w="2000" w:type="dxa"/>
          </w:tcPr>
          <w:p>
            <w:pPr>
              <w:pStyle w:val="Normal"/>
              <w:rPr>
                <w:ins w:id="2146163025" w:author="Claude" w:date="2026-10-01T00:40:00Z"/>
              </w:rPr>
            </w:pPr>
            <w:ins w:id="2146163026" w:author="Claude" w:date="2026-10-01T00:40:00Z">
              <w:r>
                <w:rPr>
                  <w:rFonts w:ascii="Aptos" w:hAnsi="Aptos" w:eastAsia="Aptos" w:cs="Aptos"/>
                  <w:noProof w:val="0"/>
                  <w:sz w:val="18"/>
                  <w:szCs w:val="18"/>
                  <w:highlight w:val="yellow"/>
                  <w:lang w:val="en-US"/>
                </w:rPr>
                <w:t xml:space="preserve">Hypothesis list; stakeholder map</w:t>
              </w:r>
            </w:ins>
          </w:p>
        </w:tc>
        <w:tc>
          <w:tcPr>
            <w:tcW w:w="800" w:type="dxa"/>
          </w:tcPr>
          <w:p>
            <w:pPr>
              <w:pStyle w:val="Normal"/>
              <w:rPr>
                <w:ins w:id="2146163027" w:author="Claude" w:date="2026-10-01T00:40:00Z"/>
              </w:rPr>
            </w:pPr>
            <w:ins w:id="2146163028" w:author="Claude" w:date="2026-10-01T00:40:00Z">
              <w:r>
                <w:rPr>
                  <w:rFonts w:ascii="Aptos" w:hAnsi="Aptos" w:eastAsia="Aptos" w:cs="Aptos"/>
                  <w:noProof w:val="0"/>
                  <w:sz w:val="18"/>
                  <w:szCs w:val="18"/>
                  <w:highlight w:val="yellow"/>
                  <w:lang w:val="en-US"/>
                </w:rPr>
                <w:t xml:space="preserve">O1 to O3</w:t>
              </w:r>
            </w:ins>
          </w:p>
        </w:tc>
        <w:tc>
          <w:tcPr>
            <w:tcW w:w="1910" w:type="dxa"/>
          </w:tcPr>
          <w:p>
            <w:pPr>
              <w:pStyle w:val="Normal"/>
              <w:rPr>
                <w:ins w:id="2146163029" w:author="Claude" w:date="2026-10-01T00:40:00Z"/>
              </w:rPr>
            </w:pPr>
            <w:ins w:id="2146163030" w:author="Claude" w:date="2026-10-01T00:40:00Z">
              <w:r>
                <w:rPr>
                  <w:rFonts w:ascii="Aptos" w:hAnsi="Aptos" w:eastAsia="Aptos" w:cs="Aptos"/>
                  <w:noProof w:val="0"/>
                  <w:sz w:val="18"/>
                  <w:szCs w:val="18"/>
                  <w:highlight w:val="yellow"/>
                  <w:lang w:val="en-US"/>
                </w:rPr>
                <w:t xml:space="preserve">Student</w:t>
              </w:r>
            </w:ins>
          </w:p>
        </w:tc>
      </w:tr>
      <w:tr>
        <w:trPr>
          <w:ins w:id="2146163031" w:author="Claude" w:date="2026-10-01T00:40:00Z"/>
        </w:trPr>
        <w:tc>
          <w:tcPr>
            <w:tcW w:w="450" w:type="dxa"/>
          </w:tcPr>
          <w:p>
            <w:pPr>
              <w:pStyle w:val="Normal"/>
              <w:rPr>
                <w:ins w:id="2146163032" w:author="Claude" w:date="2026-10-01T00:40:00Z"/>
              </w:rPr>
            </w:pPr>
            <w:ins w:id="2146163033" w:author="Claude" w:date="2026-10-01T00:40:00Z">
              <w:r>
                <w:rPr>
                  <w:rFonts w:ascii="Aptos" w:hAnsi="Aptos" w:eastAsia="Aptos" w:cs="Aptos"/>
                  <w:noProof w:val="0"/>
                  <w:sz w:val="18"/>
                  <w:szCs w:val="18"/>
                  <w:highlight w:val="yellow"/>
                  <w:lang w:val="en-US"/>
                </w:rPr>
                <w:t xml:space="preserve">2</w:t>
              </w:r>
            </w:ins>
          </w:p>
        </w:tc>
        <w:tc>
          <w:tcPr>
            <w:tcW w:w="2100" w:type="dxa"/>
          </w:tcPr>
          <w:p>
            <w:pPr>
              <w:pStyle w:val="Normal"/>
              <w:rPr>
                <w:ins w:id="2146163034" w:author="Claude" w:date="2026-10-01T00:40:00Z"/>
              </w:rPr>
            </w:pPr>
            <w:ins w:id="2146163035" w:author="Claude" w:date="2026-10-01T00:40:00Z">
              <w:r>
                <w:rPr>
                  <w:rFonts w:ascii="Aptos" w:hAnsi="Aptos" w:eastAsia="Aptos" w:cs="Aptos"/>
                  <w:noProof w:val="0"/>
                  <w:sz w:val="18"/>
                  <w:szCs w:val="18"/>
                  <w:highlight w:val="yellow"/>
                  <w:lang w:val="en-US"/>
                </w:rPr>
                <w:t xml:space="preserve">Research: survey (n = 13), interview guide and interviews</w:t>
              </w:r>
            </w:ins>
          </w:p>
        </w:tc>
        <w:tc>
          <w:tcPr>
            <w:tcW w:w="950" w:type="dxa"/>
          </w:tcPr>
          <w:p>
            <w:pPr>
              <w:pStyle w:val="Normal"/>
              <w:rPr>
                <w:ins w:id="2146163036" w:author="Claude" w:date="2026-10-01T00:40:00Z"/>
              </w:rPr>
            </w:pPr>
            <w:ins w:id="2146163037" w:author="Claude" w:date="2026-10-01T00:40:00Z">
              <w:r>
                <w:rPr>
                  <w:rFonts w:ascii="Aptos" w:hAnsi="Aptos" w:eastAsia="Aptos" w:cs="Aptos"/>
                  <w:noProof w:val="0"/>
                  <w:sz w:val="18"/>
                  <w:szCs w:val="18"/>
                  <w:highlight w:val="yellow"/>
                  <w:lang w:val="en-US"/>
                </w:rPr>
                <w:t xml:space="preserve">Discovery</w:t>
              </w:r>
            </w:ins>
          </w:p>
        </w:tc>
        <w:tc>
          <w:tcPr>
            <w:tcW w:w="1150" w:type="dxa"/>
          </w:tcPr>
          <w:p>
            <w:pPr>
              <w:pStyle w:val="Normal"/>
              <w:rPr>
                <w:ins w:id="2146163038" w:author="Claude" w:date="2026-10-01T00:40:00Z"/>
              </w:rPr>
            </w:pPr>
            <w:ins w:id="2146163039" w:author="Claude" w:date="2026-10-01T00:40:00Z">
              <w:r>
                <w:rPr>
                  <w:rFonts w:ascii="Aptos" w:hAnsi="Aptos" w:eastAsia="Aptos" w:cs="Aptos"/>
                  <w:noProof w:val="0"/>
                  <w:sz w:val="18"/>
                  <w:szCs w:val="18"/>
                  <w:highlight w:val="yellow"/>
                  <w:lang w:val="en-US"/>
                </w:rPr>
                <w:t xml:space="preserve">12 to 17 Jun</w:t>
              </w:r>
            </w:ins>
          </w:p>
        </w:tc>
        <w:tc>
          <w:tcPr>
            <w:tcW w:w="2000" w:type="dxa"/>
          </w:tcPr>
          <w:p>
            <w:pPr>
              <w:pStyle w:val="Normal"/>
              <w:rPr>
                <w:ins w:id="2146163040" w:author="Claude" w:date="2026-10-01T00:40:00Z"/>
              </w:rPr>
            </w:pPr>
            <w:ins w:id="2146163041" w:author="Claude" w:date="2026-10-01T00:40:00Z">
              <w:r>
                <w:rPr>
                  <w:rFonts w:ascii="Aptos" w:hAnsi="Aptos" w:eastAsia="Aptos" w:cs="Aptos"/>
                  <w:noProof w:val="0"/>
                  <w:sz w:val="18"/>
                  <w:szCs w:val="18"/>
                  <w:highlight w:val="yellow"/>
                  <w:lang w:val="en-US"/>
                </w:rPr>
                <w:t xml:space="preserve">Survey data; research synthesis</w:t>
              </w:r>
            </w:ins>
          </w:p>
        </w:tc>
        <w:tc>
          <w:tcPr>
            <w:tcW w:w="800" w:type="dxa"/>
          </w:tcPr>
          <w:p>
            <w:pPr>
              <w:pStyle w:val="Normal"/>
              <w:rPr>
                <w:ins w:id="2146163042" w:author="Claude" w:date="2026-10-01T00:40:00Z"/>
              </w:rPr>
            </w:pPr>
            <w:ins w:id="2146163043" w:author="Claude" w:date="2026-10-01T00:40:00Z">
              <w:r>
                <w:rPr>
                  <w:rFonts w:ascii="Aptos" w:hAnsi="Aptos" w:eastAsia="Aptos" w:cs="Aptos"/>
                  <w:noProof w:val="0"/>
                  <w:sz w:val="18"/>
                  <w:szCs w:val="18"/>
                  <w:highlight w:val="yellow"/>
                  <w:lang w:val="en-US"/>
                </w:rPr>
                <w:t xml:space="preserve">O1 to O3</w:t>
              </w:r>
            </w:ins>
          </w:p>
        </w:tc>
        <w:tc>
          <w:tcPr>
            <w:tcW w:w="1910" w:type="dxa"/>
          </w:tcPr>
          <w:p>
            <w:pPr>
              <w:pStyle w:val="Normal"/>
              <w:rPr>
                <w:ins w:id="2146163044" w:author="Claude" w:date="2026-10-01T00:40:00Z"/>
              </w:rPr>
            </w:pPr>
            <w:ins w:id="2146163045" w:author="Claude" w:date="2026-10-01T00:40:00Z">
              <w:r>
                <w:rPr>
                  <w:rFonts w:ascii="Aptos" w:hAnsi="Aptos" w:eastAsia="Aptos" w:cs="Aptos"/>
                  <w:noProof w:val="0"/>
                  <w:sz w:val="18"/>
                  <w:szCs w:val="18"/>
                  <w:highlight w:val="yellow"/>
                  <w:lang w:val="en-US"/>
                </w:rPr>
                <w:t xml:space="preserve">Student; participants</w:t>
              </w:r>
            </w:ins>
          </w:p>
        </w:tc>
      </w:tr>
      <w:tr>
        <w:trPr>
          <w:ins w:id="2146163046" w:author="Claude" w:date="2026-10-01T00:40:00Z"/>
        </w:trPr>
        <w:tc>
          <w:tcPr>
            <w:tcW w:w="450" w:type="dxa"/>
          </w:tcPr>
          <w:p>
            <w:pPr>
              <w:pStyle w:val="Normal"/>
              <w:rPr>
                <w:ins w:id="2146163047" w:author="Claude" w:date="2026-10-01T00:40:00Z"/>
              </w:rPr>
            </w:pPr>
            <w:ins w:id="2146163048" w:author="Claude" w:date="2026-10-01T00:40:00Z">
              <w:r>
                <w:rPr>
                  <w:rFonts w:ascii="Aptos" w:hAnsi="Aptos" w:eastAsia="Aptos" w:cs="Aptos"/>
                  <w:noProof w:val="0"/>
                  <w:sz w:val="18"/>
                  <w:szCs w:val="18"/>
                  <w:highlight w:val="yellow"/>
                  <w:lang w:val="en-US"/>
                </w:rPr>
                <w:t xml:space="preserve">3</w:t>
              </w:r>
            </w:ins>
          </w:p>
        </w:tc>
        <w:tc>
          <w:tcPr>
            <w:tcW w:w="2100" w:type="dxa"/>
          </w:tcPr>
          <w:p>
            <w:pPr>
              <w:pStyle w:val="Normal"/>
              <w:rPr>
                <w:ins w:id="2146163049" w:author="Claude" w:date="2026-10-01T00:40:00Z"/>
              </w:rPr>
            </w:pPr>
            <w:ins w:id="2146163050" w:author="Claude" w:date="2026-10-01T00:40:00Z">
              <w:r>
                <w:rPr>
                  <w:rFonts w:ascii="Aptos" w:hAnsi="Aptos" w:eastAsia="Aptos" w:cs="Aptos"/>
                  <w:noProof w:val="0"/>
                  <w:sz w:val="18"/>
                  <w:szCs w:val="18"/>
                  <w:highlight w:val="yellow"/>
                  <w:lang w:val="en-US"/>
                </w:rPr>
                <w:t xml:space="preserve">Competitor SWOT analysis</w:t>
              </w:r>
            </w:ins>
          </w:p>
        </w:tc>
        <w:tc>
          <w:tcPr>
            <w:tcW w:w="950" w:type="dxa"/>
          </w:tcPr>
          <w:p>
            <w:pPr>
              <w:pStyle w:val="Normal"/>
              <w:rPr>
                <w:ins w:id="2146163051" w:author="Claude" w:date="2026-10-01T00:40:00Z"/>
              </w:rPr>
            </w:pPr>
            <w:ins w:id="2146163052" w:author="Claude" w:date="2026-10-01T00:40:00Z">
              <w:r>
                <w:rPr>
                  <w:rFonts w:ascii="Aptos" w:hAnsi="Aptos" w:eastAsia="Aptos" w:cs="Aptos"/>
                  <w:noProof w:val="0"/>
                  <w:sz w:val="18"/>
                  <w:szCs w:val="18"/>
                  <w:highlight w:val="yellow"/>
                  <w:lang w:val="en-US"/>
                </w:rPr>
                <w:t xml:space="preserve">Discovery</w:t>
              </w:r>
            </w:ins>
          </w:p>
        </w:tc>
        <w:tc>
          <w:tcPr>
            <w:tcW w:w="1150" w:type="dxa"/>
          </w:tcPr>
          <w:p>
            <w:pPr>
              <w:pStyle w:val="Normal"/>
              <w:rPr>
                <w:ins w:id="2146163053" w:author="Claude" w:date="2026-10-01T00:40:00Z"/>
              </w:rPr>
            </w:pPr>
            <w:ins w:id="2146163054" w:author="Claude" w:date="2026-10-01T00:40:00Z">
              <w:r>
                <w:rPr>
                  <w:rFonts w:ascii="Aptos" w:hAnsi="Aptos" w:eastAsia="Aptos" w:cs="Aptos"/>
                  <w:noProof w:val="0"/>
                  <w:sz w:val="18"/>
                  <w:szCs w:val="18"/>
                  <w:highlight w:val="yellow"/>
                  <w:lang w:val="en-US"/>
                </w:rPr>
                <w:t xml:space="preserve">Jun to 8 Jul</w:t>
              </w:r>
            </w:ins>
          </w:p>
        </w:tc>
        <w:tc>
          <w:tcPr>
            <w:tcW w:w="2000" w:type="dxa"/>
          </w:tcPr>
          <w:p>
            <w:pPr>
              <w:pStyle w:val="Normal"/>
              <w:rPr>
                <w:ins w:id="2146163055" w:author="Claude" w:date="2026-10-01T00:40:00Z"/>
              </w:rPr>
            </w:pPr>
            <w:ins w:id="2146163056" w:author="Claude" w:date="2026-10-01T00:40:00Z">
              <w:r>
                <w:rPr>
                  <w:rFonts w:ascii="Aptos" w:hAnsi="Aptos" w:eastAsia="Aptos" w:cs="Aptos"/>
                  <w:noProof w:val="0"/>
                  <w:sz w:val="18"/>
                  <w:szCs w:val="18"/>
                  <w:highlight w:val="yellow"/>
                  <w:lang w:val="en-US"/>
                </w:rPr>
                <w:t xml:space="preserve">SWOT tables</w:t>
              </w:r>
            </w:ins>
          </w:p>
        </w:tc>
        <w:tc>
          <w:tcPr>
            <w:tcW w:w="800" w:type="dxa"/>
          </w:tcPr>
          <w:p>
            <w:pPr>
              <w:pStyle w:val="Normal"/>
              <w:rPr>
                <w:ins w:id="2146163057" w:author="Claude" w:date="2026-10-01T00:40:00Z"/>
              </w:rPr>
            </w:pPr>
            <w:ins w:id="2146163058" w:author="Claude" w:date="2026-10-01T00:40:00Z">
              <w:r>
                <w:rPr>
                  <w:rFonts w:ascii="Aptos" w:hAnsi="Aptos" w:eastAsia="Aptos" w:cs="Aptos"/>
                  <w:noProof w:val="0"/>
                  <w:sz w:val="18"/>
                  <w:szCs w:val="18"/>
                  <w:highlight w:val="yellow"/>
                  <w:lang w:val="en-US"/>
                </w:rPr>
                <w:t xml:space="preserve">None</w:t>
              </w:r>
            </w:ins>
          </w:p>
        </w:tc>
        <w:tc>
          <w:tcPr>
            <w:tcW w:w="1910" w:type="dxa"/>
          </w:tcPr>
          <w:p>
            <w:pPr>
              <w:pStyle w:val="Normal"/>
              <w:rPr>
                <w:ins w:id="2146163059" w:author="Claude" w:date="2026-10-01T00:40:00Z"/>
              </w:rPr>
            </w:pPr>
            <w:ins w:id="2146163060" w:author="Claude" w:date="2026-10-01T00:40:00Z">
              <w:r>
                <w:rPr>
                  <w:rFonts w:ascii="Aptos" w:hAnsi="Aptos" w:eastAsia="Aptos" w:cs="Aptos"/>
                  <w:noProof w:val="0"/>
                  <w:sz w:val="18"/>
                  <w:szCs w:val="18"/>
                  <w:highlight w:val="yellow"/>
                  <w:lang w:val="en-US"/>
                </w:rPr>
                <w:t xml:space="preserve">Student</w:t>
              </w:r>
            </w:ins>
          </w:p>
        </w:tc>
      </w:tr>
      <w:tr>
        <w:trPr>
          <w:ins w:id="2146163061" w:author="Claude" w:date="2026-10-01T00:40:00Z"/>
        </w:trPr>
        <w:tc>
          <w:tcPr>
            <w:tcW w:w="450" w:type="dxa"/>
          </w:tcPr>
          <w:p>
            <w:pPr>
              <w:pStyle w:val="Normal"/>
              <w:rPr>
                <w:ins w:id="2146163062" w:author="Claude" w:date="2026-10-01T00:40:00Z"/>
              </w:rPr>
            </w:pPr>
            <w:ins w:id="2146163063" w:author="Claude" w:date="2026-10-01T00:40:00Z">
              <w:r>
                <w:rPr>
                  <w:rFonts w:ascii="Aptos" w:hAnsi="Aptos" w:eastAsia="Aptos" w:cs="Aptos"/>
                  <w:noProof w:val="0"/>
                  <w:sz w:val="18"/>
                  <w:szCs w:val="18"/>
                  <w:highlight w:val="yellow"/>
                  <w:lang w:val="en-US"/>
                </w:rPr>
                <w:t xml:space="preserve">4</w:t>
              </w:r>
            </w:ins>
          </w:p>
        </w:tc>
        <w:tc>
          <w:tcPr>
            <w:tcW w:w="2100" w:type="dxa"/>
          </w:tcPr>
          <w:p>
            <w:pPr>
              <w:pStyle w:val="Normal"/>
              <w:rPr>
                <w:ins w:id="2146163064" w:author="Claude" w:date="2026-10-01T00:40:00Z"/>
              </w:rPr>
            </w:pPr>
            <w:ins w:id="2146163065" w:author="Claude" w:date="2026-10-01T00:40:00Z">
              <w:r>
                <w:rPr>
                  <w:rFonts w:ascii="Aptos" w:hAnsi="Aptos" w:eastAsia="Aptos" w:cs="Aptos"/>
                  <w:noProof w:val="0"/>
                  <w:sz w:val="18"/>
                  <w:szCs w:val="18"/>
                  <w:highlight w:val="yellow"/>
                  <w:lang w:val="en-US"/>
                </w:rPr>
                <w:t xml:space="preserve">Synthesis: personas, solution pool, requirements</w:t>
              </w:r>
            </w:ins>
          </w:p>
        </w:tc>
        <w:tc>
          <w:tcPr>
            <w:tcW w:w="950" w:type="dxa"/>
          </w:tcPr>
          <w:p>
            <w:pPr>
              <w:pStyle w:val="Normal"/>
              <w:rPr>
                <w:ins w:id="2146163066" w:author="Claude" w:date="2026-10-01T00:40:00Z"/>
              </w:rPr>
            </w:pPr>
            <w:ins w:id="2146163067" w:author="Claude" w:date="2026-10-01T00:40:00Z">
              <w:r>
                <w:rPr>
                  <w:rFonts w:ascii="Aptos" w:hAnsi="Aptos" w:eastAsia="Aptos" w:cs="Aptos"/>
                  <w:noProof w:val="0"/>
                  <w:sz w:val="18"/>
                  <w:szCs w:val="18"/>
                  <w:highlight w:val="yellow"/>
                  <w:lang w:val="en-US"/>
                </w:rPr>
                <w:t xml:space="preserve">Define</w:t>
              </w:r>
            </w:ins>
          </w:p>
        </w:tc>
        <w:tc>
          <w:tcPr>
            <w:tcW w:w="1150" w:type="dxa"/>
          </w:tcPr>
          <w:p>
            <w:pPr>
              <w:pStyle w:val="Normal"/>
              <w:rPr>
                <w:ins w:id="2146163068" w:author="Claude" w:date="2026-10-01T00:40:00Z"/>
              </w:rPr>
            </w:pPr>
            <w:ins w:id="2146163069" w:author="Claude" w:date="2026-10-01T00:40:00Z">
              <w:r>
                <w:rPr>
                  <w:rFonts w:ascii="Aptos" w:hAnsi="Aptos" w:eastAsia="Aptos" w:cs="Aptos"/>
                  <w:noProof w:val="0"/>
                  <w:sz w:val="18"/>
                  <w:szCs w:val="18"/>
                  <w:highlight w:val="yellow"/>
                  <w:lang w:val="en-US"/>
                </w:rPr>
                <w:t xml:space="preserve">17 Jun to 4 Jul</w:t>
              </w:r>
            </w:ins>
          </w:p>
        </w:tc>
        <w:tc>
          <w:tcPr>
            <w:tcW w:w="2000" w:type="dxa"/>
          </w:tcPr>
          <w:p>
            <w:pPr>
              <w:pStyle w:val="Normal"/>
              <w:rPr>
                <w:ins w:id="2146163070" w:author="Claude" w:date="2026-10-01T00:40:00Z"/>
              </w:rPr>
            </w:pPr>
            <w:ins w:id="2146163071" w:author="Claude" w:date="2026-10-01T00:40:00Z">
              <w:r>
                <w:rPr>
                  <w:rFonts w:ascii="Aptos" w:hAnsi="Aptos" w:eastAsia="Aptos" w:cs="Aptos"/>
                  <w:noProof w:val="0"/>
                  <w:sz w:val="18"/>
                  <w:szCs w:val="18"/>
                  <w:highlight w:val="yellow"/>
                  <w:lang w:val="en-US"/>
                </w:rPr>
                <w:t xml:space="preserve">Personas; feature tables</w:t>
              </w:r>
            </w:ins>
          </w:p>
        </w:tc>
        <w:tc>
          <w:tcPr>
            <w:tcW w:w="800" w:type="dxa"/>
          </w:tcPr>
          <w:p>
            <w:pPr>
              <w:pStyle w:val="Normal"/>
              <w:rPr>
                <w:ins w:id="2146163072" w:author="Claude" w:date="2026-10-01T00:40:00Z"/>
              </w:rPr>
            </w:pPr>
            <w:ins w:id="2146163073" w:author="Claude" w:date="2026-10-01T00:40:00Z">
              <w:r>
                <w:rPr>
                  <w:rFonts w:ascii="Aptos" w:hAnsi="Aptos" w:eastAsia="Aptos" w:cs="Aptos"/>
                  <w:noProof w:val="0"/>
                  <w:sz w:val="18"/>
                  <w:szCs w:val="18"/>
                  <w:highlight w:val="yellow"/>
                  <w:lang w:val="en-US"/>
                </w:rPr>
                <w:t xml:space="preserve">None</w:t>
              </w:r>
            </w:ins>
          </w:p>
        </w:tc>
        <w:tc>
          <w:tcPr>
            <w:tcW w:w="1910" w:type="dxa"/>
          </w:tcPr>
          <w:p>
            <w:pPr>
              <w:pStyle w:val="Normal"/>
              <w:rPr>
                <w:ins w:id="2146163074" w:author="Claude" w:date="2026-10-01T00:40:00Z"/>
              </w:rPr>
            </w:pPr>
            <w:ins w:id="2146163075" w:author="Claude" w:date="2026-10-01T00:40:00Z">
              <w:r>
                <w:rPr>
                  <w:rFonts w:ascii="Aptos" w:hAnsi="Aptos" w:eastAsia="Aptos" w:cs="Aptos"/>
                  <w:noProof w:val="0"/>
                  <w:sz w:val="18"/>
                  <w:szCs w:val="18"/>
                  <w:highlight w:val="yellow"/>
                  <w:lang w:val="en-US"/>
                </w:rPr>
                <w:t xml:space="preserve">Student</w:t>
              </w:r>
            </w:ins>
          </w:p>
        </w:tc>
      </w:tr>
      <w:tr>
        <w:trPr>
          <w:ins w:id="2146163076" w:author="Claude" w:date="2026-10-01T00:40:00Z"/>
        </w:trPr>
        <w:tc>
          <w:tcPr>
            <w:tcW w:w="450" w:type="dxa"/>
          </w:tcPr>
          <w:p>
            <w:pPr>
              <w:pStyle w:val="Normal"/>
              <w:rPr>
                <w:ins w:id="2146163077" w:author="Claude" w:date="2026-10-01T00:40:00Z"/>
              </w:rPr>
            </w:pPr>
            <w:ins w:id="2146163078" w:author="Claude" w:date="2026-10-01T00:40:00Z">
              <w:r>
                <w:rPr>
                  <w:rFonts w:ascii="Aptos" w:hAnsi="Aptos" w:eastAsia="Aptos" w:cs="Aptos"/>
                  <w:noProof w:val="0"/>
                  <w:sz w:val="18"/>
                  <w:szCs w:val="18"/>
                  <w:highlight w:val="yellow"/>
                  <w:lang w:val="en-US"/>
                </w:rPr>
                <w:t xml:space="preserve">5</w:t>
              </w:r>
            </w:ins>
          </w:p>
        </w:tc>
        <w:tc>
          <w:tcPr>
            <w:tcW w:w="2100" w:type="dxa"/>
          </w:tcPr>
          <w:p>
            <w:pPr>
              <w:pStyle w:val="Normal"/>
              <w:rPr>
                <w:ins w:id="2146163079" w:author="Claude" w:date="2026-10-01T00:40:00Z"/>
              </w:rPr>
            </w:pPr>
            <w:ins w:id="2146163080" w:author="Claude" w:date="2026-10-01T00:40:00Z">
              <w:r>
                <w:rPr>
                  <w:rFonts w:ascii="Aptos" w:hAnsi="Aptos" w:eastAsia="Aptos" w:cs="Aptos"/>
                  <w:noProof w:val="0"/>
                  <w:sz w:val="18"/>
                  <w:szCs w:val="18"/>
                  <w:highlight w:val="yellow"/>
                  <w:lang w:val="en-US"/>
                </w:rPr>
                <w:t xml:space="preserve">Structure: user flow, card sort design, IA sitemap</w:t>
              </w:r>
            </w:ins>
          </w:p>
        </w:tc>
        <w:tc>
          <w:tcPr>
            <w:tcW w:w="950" w:type="dxa"/>
          </w:tcPr>
          <w:p>
            <w:pPr>
              <w:pStyle w:val="Normal"/>
              <w:rPr>
                <w:ins w:id="2146163081" w:author="Claude" w:date="2026-10-01T00:40:00Z"/>
              </w:rPr>
            </w:pPr>
            <w:ins w:id="2146163082" w:author="Claude" w:date="2026-10-01T00:40:00Z">
              <w:r>
                <w:rPr>
                  <w:rFonts w:ascii="Aptos" w:hAnsi="Aptos" w:eastAsia="Aptos" w:cs="Aptos"/>
                  <w:noProof w:val="0"/>
                  <w:sz w:val="18"/>
                  <w:szCs w:val="18"/>
                  <w:highlight w:val="yellow"/>
                  <w:lang w:val="en-US"/>
                </w:rPr>
                <w:t xml:space="preserve">Develop</w:t>
              </w:r>
            </w:ins>
          </w:p>
        </w:tc>
        <w:tc>
          <w:tcPr>
            <w:tcW w:w="1150" w:type="dxa"/>
          </w:tcPr>
          <w:p>
            <w:pPr>
              <w:pStyle w:val="Normal"/>
              <w:rPr>
                <w:ins w:id="2146163083" w:author="Claude" w:date="2026-10-01T00:40:00Z"/>
              </w:rPr>
            </w:pPr>
            <w:ins w:id="2146163084" w:author="Claude" w:date="2026-10-01T00:40:00Z">
              <w:r>
                <w:rPr>
                  <w:rFonts w:ascii="Aptos" w:hAnsi="Aptos" w:eastAsia="Aptos" w:cs="Aptos"/>
                  <w:noProof w:val="0"/>
                  <w:sz w:val="18"/>
                  <w:szCs w:val="18"/>
                  <w:highlight w:val="yellow"/>
                  <w:lang w:val="en-US"/>
                </w:rPr>
                <w:t xml:space="preserve">18 Jun to 26 Jul</w:t>
              </w:r>
            </w:ins>
          </w:p>
        </w:tc>
        <w:tc>
          <w:tcPr>
            <w:tcW w:w="2000" w:type="dxa"/>
          </w:tcPr>
          <w:p>
            <w:pPr>
              <w:pStyle w:val="Normal"/>
              <w:rPr>
                <w:ins w:id="2146163085" w:author="Claude" w:date="2026-10-01T00:40:00Z"/>
              </w:rPr>
            </w:pPr>
            <w:ins w:id="2146163086" w:author="Claude" w:date="2026-10-01T00:40:00Z">
              <w:r>
                <w:rPr>
                  <w:rFonts w:ascii="Aptos" w:hAnsi="Aptos" w:eastAsia="Aptos" w:cs="Aptos"/>
                  <w:noProof w:val="0"/>
                  <w:sz w:val="18"/>
                  <w:szCs w:val="18"/>
                  <w:highlight w:val="yellow"/>
                  <w:lang w:val="en-US"/>
                </w:rPr>
                <w:t xml:space="preserve">User flow; IA sitemap</w:t>
              </w:r>
            </w:ins>
          </w:p>
        </w:tc>
        <w:tc>
          <w:tcPr>
            <w:tcW w:w="800" w:type="dxa"/>
          </w:tcPr>
          <w:p>
            <w:pPr>
              <w:pStyle w:val="Normal"/>
              <w:rPr>
                <w:ins w:id="2146163087" w:author="Claude" w:date="2026-10-01T00:40:00Z"/>
              </w:rPr>
            </w:pPr>
            <w:ins w:id="2146163088" w:author="Claude" w:date="2026-10-01T00:40:00Z">
              <w:r>
                <w:rPr>
                  <w:rFonts w:ascii="Aptos" w:hAnsi="Aptos" w:eastAsia="Aptos" w:cs="Aptos"/>
                  <w:noProof w:val="0"/>
                  <w:sz w:val="18"/>
                  <w:szCs w:val="18"/>
                  <w:highlight w:val="yellow"/>
                  <w:lang w:val="en-US"/>
                </w:rPr>
                <w:t xml:space="preserve">None</w:t>
              </w:r>
            </w:ins>
          </w:p>
        </w:tc>
        <w:tc>
          <w:tcPr>
            <w:tcW w:w="1910" w:type="dxa"/>
          </w:tcPr>
          <w:p>
            <w:pPr>
              <w:pStyle w:val="Normal"/>
              <w:rPr>
                <w:ins w:id="2146163089" w:author="Claude" w:date="2026-10-01T00:40:00Z"/>
              </w:rPr>
            </w:pPr>
            <w:ins w:id="2146163090" w:author="Claude" w:date="2026-10-01T00:40:00Z">
              <w:r>
                <w:rPr>
                  <w:rFonts w:ascii="Aptos" w:hAnsi="Aptos" w:eastAsia="Aptos" w:cs="Aptos"/>
                  <w:noProof w:val="0"/>
                  <w:sz w:val="18"/>
                  <w:szCs w:val="18"/>
                  <w:highlight w:val="yellow"/>
                  <w:lang w:val="en-US"/>
                </w:rPr>
                <w:t xml:space="preserve">Student</w:t>
              </w:r>
            </w:ins>
          </w:p>
        </w:tc>
      </w:tr>
      <w:tr>
        <w:trPr>
          <w:ins w:id="2146163091" w:author="Claude" w:date="2026-10-01T00:40:00Z"/>
        </w:trPr>
        <w:tc>
          <w:tcPr>
            <w:tcW w:w="450" w:type="dxa"/>
          </w:tcPr>
          <w:p>
            <w:pPr>
              <w:pStyle w:val="Normal"/>
              <w:rPr>
                <w:ins w:id="2146163092" w:author="Claude" w:date="2026-10-01T00:40:00Z"/>
              </w:rPr>
            </w:pPr>
            <w:ins w:id="2146163093" w:author="Claude" w:date="2026-10-01T00:40:00Z">
              <w:r>
                <w:rPr>
                  <w:rFonts w:ascii="Aptos" w:hAnsi="Aptos" w:eastAsia="Aptos" w:cs="Aptos"/>
                  <w:noProof w:val="0"/>
                  <w:sz w:val="18"/>
                  <w:szCs w:val="18"/>
                  <w:highlight w:val="yellow"/>
                  <w:lang w:val="en-US"/>
                </w:rPr>
                <w:t xml:space="preserve">6</w:t>
              </w:r>
            </w:ins>
          </w:p>
        </w:tc>
        <w:tc>
          <w:tcPr>
            <w:tcW w:w="2100" w:type="dxa"/>
          </w:tcPr>
          <w:p>
            <w:pPr>
              <w:pStyle w:val="Normal"/>
              <w:rPr>
                <w:ins w:id="2146163094" w:author="Claude" w:date="2026-10-01T00:40:00Z"/>
              </w:rPr>
            </w:pPr>
            <w:ins w:id="2146163095" w:author="Claude" w:date="2026-10-01T00:40:00Z">
              <w:r>
                <w:rPr>
                  <w:rFonts w:ascii="Aptos" w:hAnsi="Aptos" w:eastAsia="Aptos" w:cs="Aptos"/>
                  <w:noProof w:val="0"/>
                  <w:sz w:val="18"/>
                  <w:szCs w:val="18"/>
                  <w:highlight w:val="yellow"/>
                  <w:lang w:val="en-US"/>
                </w:rPr>
                <w:t xml:space="preserve">Design: wireframes and high-fidelity prototype</w:t>
              </w:r>
            </w:ins>
          </w:p>
        </w:tc>
        <w:tc>
          <w:tcPr>
            <w:tcW w:w="950" w:type="dxa"/>
          </w:tcPr>
          <w:p>
            <w:pPr>
              <w:pStyle w:val="Normal"/>
              <w:rPr>
                <w:ins w:id="2146163096" w:author="Claude" w:date="2026-10-01T00:40:00Z"/>
              </w:rPr>
            </w:pPr>
            <w:ins w:id="2146163097" w:author="Claude" w:date="2026-10-01T00:40:00Z">
              <w:r>
                <w:rPr>
                  <w:rFonts w:ascii="Aptos" w:hAnsi="Aptos" w:eastAsia="Aptos" w:cs="Aptos"/>
                  <w:noProof w:val="0"/>
                  <w:sz w:val="18"/>
                  <w:szCs w:val="18"/>
                  <w:highlight w:val="yellow"/>
                  <w:lang w:val="en-US"/>
                </w:rPr>
                <w:t xml:space="preserve">Develop</w:t>
              </w:r>
            </w:ins>
          </w:p>
        </w:tc>
        <w:tc>
          <w:tcPr>
            <w:tcW w:w="1150" w:type="dxa"/>
          </w:tcPr>
          <w:p>
            <w:pPr>
              <w:pStyle w:val="Normal"/>
              <w:rPr>
                <w:ins w:id="2146163098" w:author="Claude" w:date="2026-10-01T00:40:00Z"/>
              </w:rPr>
            </w:pPr>
            <w:ins w:id="2146163099" w:author="Claude" w:date="2026-10-01T00:40:00Z">
              <w:r>
                <w:rPr>
                  <w:rFonts w:ascii="Aptos" w:hAnsi="Aptos" w:eastAsia="Aptos" w:cs="Aptos"/>
                  <w:noProof w:val="0"/>
                  <w:sz w:val="18"/>
                  <w:szCs w:val="18"/>
                  <w:highlight w:val="yellow"/>
                  <w:lang w:val="en-US"/>
                </w:rPr>
                <w:t xml:space="preserve">28 Jun to 16 Jul</w:t>
              </w:r>
            </w:ins>
          </w:p>
        </w:tc>
        <w:tc>
          <w:tcPr>
            <w:tcW w:w="2000" w:type="dxa"/>
          </w:tcPr>
          <w:p>
            <w:pPr>
              <w:pStyle w:val="Normal"/>
              <w:rPr>
                <w:ins w:id="2146163100" w:author="Claude" w:date="2026-10-01T00:40:00Z"/>
              </w:rPr>
            </w:pPr>
            <w:ins w:id="2146163101" w:author="Claude" w:date="2026-10-01T00:40:00Z">
              <w:r>
                <w:rPr>
                  <w:rFonts w:ascii="Aptos" w:hAnsi="Aptos" w:eastAsia="Aptos" w:cs="Aptos"/>
                  <w:noProof w:val="0"/>
                  <w:sz w:val="18"/>
                  <w:szCs w:val="18"/>
                  <w:highlight w:val="yellow"/>
                  <w:lang w:val="en-US"/>
                </w:rPr>
                <w:t xml:space="preserve">Wireframes; clickable prototype</w:t>
              </w:r>
            </w:ins>
          </w:p>
        </w:tc>
        <w:tc>
          <w:tcPr>
            <w:tcW w:w="800" w:type="dxa"/>
          </w:tcPr>
          <w:p>
            <w:pPr>
              <w:pStyle w:val="Normal"/>
              <w:rPr>
                <w:ins w:id="2146163102" w:author="Claude" w:date="2026-10-01T00:40:00Z"/>
              </w:rPr>
            </w:pPr>
            <w:ins w:id="2146163103" w:author="Claude" w:date="2026-10-01T00:40:00Z">
              <w:r>
                <w:rPr>
                  <w:rFonts w:ascii="Aptos" w:hAnsi="Aptos" w:eastAsia="Aptos" w:cs="Aptos"/>
                  <w:noProof w:val="0"/>
                  <w:sz w:val="18"/>
                  <w:szCs w:val="18"/>
                  <w:highlight w:val="yellow"/>
                  <w:lang w:val="en-US"/>
                </w:rPr>
                <w:t xml:space="preserve">O4</w:t>
              </w:r>
            </w:ins>
          </w:p>
        </w:tc>
        <w:tc>
          <w:tcPr>
            <w:tcW w:w="1910" w:type="dxa"/>
          </w:tcPr>
          <w:p>
            <w:pPr>
              <w:pStyle w:val="Normal"/>
              <w:rPr>
                <w:ins w:id="2146163104" w:author="Claude" w:date="2026-10-01T00:40:00Z"/>
              </w:rPr>
            </w:pPr>
            <w:ins w:id="2146163105" w:author="Claude" w:date="2026-10-01T00:40:00Z">
              <w:r>
                <w:rPr>
                  <w:rFonts w:ascii="Aptos" w:hAnsi="Aptos" w:eastAsia="Aptos" w:cs="Aptos"/>
                  <w:noProof w:val="0"/>
                  <w:sz w:val="18"/>
                  <w:szCs w:val="18"/>
                  <w:highlight w:val="yellow"/>
                  <w:lang w:val="en-US"/>
                </w:rPr>
                <w:t xml:space="preserve">Student</w:t>
              </w:r>
            </w:ins>
          </w:p>
        </w:tc>
      </w:tr>
      <w:tr>
        <w:trPr>
          <w:ins w:id="2146163106" w:author="Claude" w:date="2026-10-01T00:40:00Z"/>
        </w:trPr>
        <w:tc>
          <w:tcPr>
            <w:tcW w:w="450" w:type="dxa"/>
          </w:tcPr>
          <w:p>
            <w:pPr>
              <w:pStyle w:val="Normal"/>
              <w:rPr>
                <w:ins w:id="2146163107" w:author="Claude" w:date="2026-10-01T00:40:00Z"/>
              </w:rPr>
            </w:pPr>
            <w:ins w:id="2146163108" w:author="Claude" w:date="2026-10-01T00:40:00Z">
              <w:r>
                <w:rPr>
                  <w:rFonts w:ascii="Aptos" w:hAnsi="Aptos" w:eastAsia="Aptos" w:cs="Aptos"/>
                  <w:noProof w:val="0"/>
                  <w:sz w:val="18"/>
                  <w:szCs w:val="18"/>
                  <w:highlight w:val="yellow"/>
                  <w:lang w:val="en-US"/>
                </w:rPr>
                <w:t xml:space="preserve">7</w:t>
              </w:r>
            </w:ins>
          </w:p>
        </w:tc>
        <w:tc>
          <w:tcPr>
            <w:tcW w:w="2100" w:type="dxa"/>
          </w:tcPr>
          <w:p>
            <w:pPr>
              <w:pStyle w:val="Normal"/>
              <w:rPr>
                <w:ins w:id="2146163109" w:author="Claude" w:date="2026-10-01T00:40:00Z"/>
              </w:rPr>
            </w:pPr>
            <w:ins w:id="2146163110" w:author="Claude" w:date="2026-10-01T00:40:00Z">
              <w:r>
                <w:rPr>
                  <w:rFonts w:ascii="Aptos" w:hAnsi="Aptos" w:eastAsia="Aptos" w:cs="Aptos"/>
                  <w:noProof w:val="0"/>
                  <w:sz w:val="18"/>
                  <w:szCs w:val="18"/>
                  <w:highlight w:val="yellow"/>
                  <w:lang w:val="en-US"/>
                </w:rPr>
                <w:t xml:space="preserve">Testing: test plan, moderated sessions, findings</w:t>
              </w:r>
            </w:ins>
          </w:p>
        </w:tc>
        <w:tc>
          <w:tcPr>
            <w:tcW w:w="950" w:type="dxa"/>
          </w:tcPr>
          <w:p>
            <w:pPr>
              <w:pStyle w:val="Normal"/>
              <w:rPr>
                <w:ins w:id="2146163111" w:author="Claude" w:date="2026-10-01T00:40:00Z"/>
              </w:rPr>
            </w:pPr>
            <w:ins w:id="2146163112" w:author="Claude" w:date="2026-10-01T00:40:00Z">
              <w:r>
                <w:rPr>
                  <w:rFonts w:ascii="Aptos" w:hAnsi="Aptos" w:eastAsia="Aptos" w:cs="Aptos"/>
                  <w:noProof w:val="0"/>
                  <w:sz w:val="18"/>
                  <w:szCs w:val="18"/>
                  <w:highlight w:val="yellow"/>
                  <w:lang w:val="en-US"/>
                </w:rPr>
                <w:t xml:space="preserve">Delivery</w:t>
              </w:r>
            </w:ins>
          </w:p>
        </w:tc>
        <w:tc>
          <w:tcPr>
            <w:tcW w:w="1150" w:type="dxa"/>
          </w:tcPr>
          <w:p>
            <w:pPr>
              <w:pStyle w:val="Normal"/>
              <w:rPr>
                <w:ins w:id="2146163113" w:author="Claude" w:date="2026-10-01T00:40:00Z"/>
              </w:rPr>
            </w:pPr>
            <w:ins w:id="2146163114" w:author="Claude" w:date="2026-10-01T00:40:00Z">
              <w:r>
                <w:rPr>
                  <w:rFonts w:ascii="Aptos" w:hAnsi="Aptos" w:eastAsia="Aptos" w:cs="Aptos"/>
                  <w:noProof w:val="0"/>
                  <w:sz w:val="18"/>
                  <w:szCs w:val="18"/>
                  <w:highlight w:val="yellow"/>
                  <w:lang w:val="en-US"/>
                </w:rPr>
                <w:t xml:space="preserve">13 to 19 Jul</w:t>
              </w:r>
            </w:ins>
          </w:p>
        </w:tc>
        <w:tc>
          <w:tcPr>
            <w:tcW w:w="2000" w:type="dxa"/>
          </w:tcPr>
          <w:p>
            <w:pPr>
              <w:pStyle w:val="Normal"/>
              <w:rPr>
                <w:ins w:id="2146163115" w:author="Claude" w:date="2026-10-01T00:40:00Z"/>
              </w:rPr>
            </w:pPr>
            <w:ins w:id="2146163116" w:author="Claude" w:date="2026-10-01T00:40:00Z">
              <w:r>
                <w:rPr>
                  <w:rFonts w:ascii="Aptos" w:hAnsi="Aptos" w:eastAsia="Aptos" w:cs="Aptos"/>
                  <w:noProof w:val="0"/>
                  <w:sz w:val="18"/>
                  <w:szCs w:val="18"/>
                  <w:highlight w:val="yellow"/>
                  <w:lang w:val="en-US"/>
                </w:rPr>
                <w:t xml:space="preserve">Testing insights and recommendations</w:t>
              </w:r>
            </w:ins>
          </w:p>
        </w:tc>
        <w:tc>
          <w:tcPr>
            <w:tcW w:w="800" w:type="dxa"/>
          </w:tcPr>
          <w:p>
            <w:pPr>
              <w:pStyle w:val="Normal"/>
              <w:rPr>
                <w:ins w:id="2146163117" w:author="Claude" w:date="2026-10-01T00:40:00Z"/>
              </w:rPr>
            </w:pPr>
            <w:ins w:id="2146163118" w:author="Claude" w:date="2026-10-01T00:40:00Z">
              <w:r>
                <w:rPr>
                  <w:rFonts w:ascii="Aptos" w:hAnsi="Aptos" w:eastAsia="Aptos" w:cs="Aptos"/>
                  <w:noProof w:val="0"/>
                  <w:sz w:val="18"/>
                  <w:szCs w:val="18"/>
                  <w:highlight w:val="yellow"/>
                  <w:lang w:val="en-US"/>
                </w:rPr>
                <w:t xml:space="preserve">O4</w:t>
              </w:r>
            </w:ins>
          </w:p>
        </w:tc>
        <w:tc>
          <w:tcPr>
            <w:tcW w:w="1910" w:type="dxa"/>
          </w:tcPr>
          <w:p>
            <w:pPr>
              <w:pStyle w:val="Normal"/>
              <w:rPr>
                <w:ins w:id="2146163119" w:author="Claude" w:date="2026-10-01T00:40:00Z"/>
              </w:rPr>
            </w:pPr>
            <w:ins w:id="2146163120" w:author="Claude" w:date="2026-10-01T00:40:00Z">
              <w:r>
                <w:rPr>
                  <w:rFonts w:ascii="Aptos" w:hAnsi="Aptos" w:eastAsia="Aptos" w:cs="Aptos"/>
                  <w:noProof w:val="0"/>
                  <w:sz w:val="18"/>
                  <w:szCs w:val="18"/>
                  <w:highlight w:val="yellow"/>
                  <w:lang w:val="en-US"/>
                </w:rPr>
                <w:t xml:space="preserve">Student; participants</w:t>
              </w:r>
            </w:ins>
          </w:p>
        </w:tc>
      </w:tr>
      <w:tr>
        <w:trPr>
          <w:ins w:id="2146163121" w:author="Claude" w:date="2026-10-01T00:40:00Z"/>
        </w:trPr>
        <w:tc>
          <w:tcPr>
            <w:tcW w:w="450" w:type="dxa"/>
          </w:tcPr>
          <w:p>
            <w:pPr>
              <w:pStyle w:val="Normal"/>
              <w:rPr>
                <w:ins w:id="2146163122" w:author="Claude" w:date="2026-10-01T00:40:00Z"/>
              </w:rPr>
            </w:pPr>
            <w:ins w:id="2146163123" w:author="Claude" w:date="2026-10-01T00:40:00Z">
              <w:r>
                <w:rPr>
                  <w:rFonts w:ascii="Aptos" w:hAnsi="Aptos" w:eastAsia="Aptos" w:cs="Aptos"/>
                  <w:noProof w:val="0"/>
                  <w:sz w:val="18"/>
                  <w:szCs w:val="18"/>
                  <w:highlight w:val="yellow"/>
                  <w:lang w:val="en-US"/>
                </w:rPr>
                <w:t xml:space="preserve">8</w:t>
              </w:r>
            </w:ins>
          </w:p>
        </w:tc>
        <w:tc>
          <w:tcPr>
            <w:tcW w:w="2100" w:type="dxa"/>
          </w:tcPr>
          <w:p>
            <w:pPr>
              <w:pStyle w:val="Normal"/>
              <w:rPr>
                <w:ins w:id="2146163124" w:author="Claude" w:date="2026-10-01T00:40:00Z"/>
              </w:rPr>
            </w:pPr>
            <w:ins w:id="2146163125" w:author="Claude" w:date="2026-10-01T00:40:00Z">
              <w:r>
                <w:rPr>
                  <w:rFonts w:ascii="Aptos" w:hAnsi="Aptos" w:eastAsia="Aptos" w:cs="Aptos"/>
                  <w:noProof w:val="0"/>
                  <w:sz w:val="18"/>
                  <w:szCs w:val="18"/>
                  <w:highlight w:val="yellow"/>
                  <w:lang w:val="en-US"/>
                </w:rPr>
                <w:t xml:space="preserve">Report writing</w:t>
              </w:r>
            </w:ins>
          </w:p>
        </w:tc>
        <w:tc>
          <w:tcPr>
            <w:tcW w:w="950" w:type="dxa"/>
          </w:tcPr>
          <w:p>
            <w:pPr>
              <w:pStyle w:val="Normal"/>
              <w:rPr>
                <w:ins w:id="2146163126" w:author="Claude" w:date="2026-10-01T00:40:00Z"/>
              </w:rPr>
            </w:pPr>
            <w:ins w:id="2146163127" w:author="Claude" w:date="2026-10-01T00:40:00Z">
              <w:r>
                <w:rPr>
                  <w:rFonts w:ascii="Aptos" w:hAnsi="Aptos" w:eastAsia="Aptos" w:cs="Aptos"/>
                  <w:noProof w:val="0"/>
                  <w:sz w:val="18"/>
                  <w:szCs w:val="18"/>
                  <w:highlight w:val="yellow"/>
                  <w:lang w:val="en-US"/>
                </w:rPr>
                <w:t xml:space="preserve">All phases</w:t>
              </w:r>
            </w:ins>
          </w:p>
        </w:tc>
        <w:tc>
          <w:tcPr>
            <w:tcW w:w="1150" w:type="dxa"/>
          </w:tcPr>
          <w:p>
            <w:pPr>
              <w:pStyle w:val="Normal"/>
              <w:rPr>
                <w:ins w:id="2146163128" w:author="Claude" w:date="2026-10-01T00:40:00Z"/>
              </w:rPr>
            </w:pPr>
            <w:ins w:id="2146163129" w:author="Claude" w:date="2026-10-01T00:40:00Z">
              <w:r>
                <w:rPr>
                  <w:rFonts w:ascii="Aptos" w:hAnsi="Aptos" w:eastAsia="Aptos" w:cs="Aptos"/>
                  <w:noProof w:val="0"/>
                  <w:sz w:val="18"/>
                  <w:szCs w:val="18"/>
                  <w:highlight w:val="yellow"/>
                  <w:lang w:val="en-US"/>
                </w:rPr>
                <w:t xml:space="preserve">23 to 26 Jul</w:t>
              </w:r>
            </w:ins>
          </w:p>
        </w:tc>
        <w:tc>
          <w:tcPr>
            <w:tcW w:w="2000" w:type="dxa"/>
          </w:tcPr>
          <w:p>
            <w:pPr>
              <w:pStyle w:val="Normal"/>
              <w:rPr>
                <w:ins w:id="2146163130" w:author="Claude" w:date="2026-10-01T00:40:00Z"/>
              </w:rPr>
            </w:pPr>
            <w:ins w:id="2146163131" w:author="Claude" w:date="2026-10-01T00:40:00Z">
              <w:r>
                <w:rPr>
                  <w:rFonts w:ascii="Aptos" w:hAnsi="Aptos" w:eastAsia="Aptos" w:cs="Aptos"/>
                  <w:noProof w:val="0"/>
                  <w:sz w:val="18"/>
                  <w:szCs w:val="18"/>
                  <w:highlight w:val="yellow"/>
                  <w:lang w:val="en-US"/>
                </w:rPr>
                <w:t xml:space="preserve">Project report</w:t>
              </w:r>
            </w:ins>
          </w:p>
        </w:tc>
        <w:tc>
          <w:tcPr>
            <w:tcW w:w="800" w:type="dxa"/>
          </w:tcPr>
          <w:p>
            <w:pPr>
              <w:pStyle w:val="Normal"/>
              <w:rPr>
                <w:ins w:id="2146163132" w:author="Claude" w:date="2026-10-01T00:40:00Z"/>
              </w:rPr>
            </w:pPr>
            <w:ins w:id="2146163133" w:author="Claude" w:date="2026-10-01T00:40:00Z">
              <w:r>
                <w:rPr>
                  <w:rFonts w:ascii="Aptos" w:hAnsi="Aptos" w:eastAsia="Aptos" w:cs="Aptos"/>
                  <w:noProof w:val="0"/>
                  <w:sz w:val="18"/>
                  <w:szCs w:val="18"/>
                  <w:highlight w:val="yellow"/>
                  <w:lang w:val="en-US"/>
                </w:rPr>
                <w:t xml:space="preserve">None</w:t>
              </w:r>
            </w:ins>
          </w:p>
        </w:tc>
        <w:tc>
          <w:tcPr>
            <w:tcW w:w="1910" w:type="dxa"/>
          </w:tcPr>
          <w:p>
            <w:pPr>
              <w:pStyle w:val="Normal"/>
              <w:rPr>
                <w:ins w:id="2146163134" w:author="Claude" w:date="2026-10-01T00:40:00Z"/>
              </w:rPr>
            </w:pPr>
            <w:ins w:id="2146163135" w:author="Claude" w:date="2026-10-01T00:40:00Z">
              <w:r>
                <w:rPr>
                  <w:rFonts w:ascii="Aptos" w:hAnsi="Aptos" w:eastAsia="Aptos" w:cs="Aptos"/>
                  <w:noProof w:val="0"/>
                  <w:sz w:val="18"/>
                  <w:szCs w:val="18"/>
                  <w:highlight w:val="yellow"/>
                  <w:lang w:val="en-US"/>
                </w:rPr>
                <w:t xml:space="preserve">Student; examiner reviews</w:t>
              </w:r>
            </w:ins>
          </w:p>
        </w:tc>
      </w:tr>
      <w:tr>
        <w:trPr>
          <w:ins w:id="2146163136" w:author="Claude" w:date="2026-10-01T00:40:00Z"/>
        </w:trPr>
        <w:tc>
          <w:tcPr>
            <w:tcW w:w="450" w:type="dxa"/>
          </w:tcPr>
          <w:p>
            <w:pPr>
              <w:pStyle w:val="Normal"/>
              <w:rPr>
                <w:ins w:id="2146163137" w:author="Claude" w:date="2026-10-01T00:40:00Z"/>
              </w:rPr>
            </w:pPr>
            <w:ins w:id="2146163138" w:author="Claude" w:date="2026-10-01T00:40:00Z">
              <w:r>
                <w:rPr>
                  <w:rFonts w:ascii="Aptos" w:hAnsi="Aptos" w:eastAsia="Aptos" w:cs="Aptos"/>
                  <w:noProof w:val="0"/>
                  <w:sz w:val="18"/>
                  <w:szCs w:val="18"/>
                  <w:highlight w:val="yellow"/>
                  <w:lang w:val="en-US"/>
                </w:rPr>
                <w:t xml:space="preserve">N1</w:t>
              </w:r>
            </w:ins>
          </w:p>
        </w:tc>
        <w:tc>
          <w:tcPr>
            <w:tcW w:w="2100" w:type="dxa"/>
          </w:tcPr>
          <w:p>
            <w:pPr>
              <w:pStyle w:val="Normal"/>
              <w:rPr>
                <w:ins w:id="2146163139" w:author="Claude" w:date="2026-10-01T00:40:00Z"/>
              </w:rPr>
            </w:pPr>
            <w:ins w:id="2146163140" w:author="Claude" w:date="2026-10-01T00:40:00Z">
              <w:r>
                <w:rPr>
                  <w:rFonts w:ascii="Aptos" w:hAnsi="Aptos" w:eastAsia="Aptos" w:cs="Aptos"/>
                  <w:noProof w:val="0"/>
                  <w:sz w:val="18"/>
                  <w:szCs w:val="18"/>
                  <w:highlight w:val="yellow"/>
                  <w:lang w:val="en-US"/>
                </w:rPr>
                <w:t xml:space="preserve">Next iteration: open card sort (5 to 8 participants), IA update</w:t>
              </w:r>
            </w:ins>
          </w:p>
        </w:tc>
        <w:tc>
          <w:tcPr>
            <w:tcW w:w="950" w:type="dxa"/>
          </w:tcPr>
          <w:p>
            <w:pPr>
              <w:pStyle w:val="Normal"/>
              <w:rPr>
                <w:ins w:id="2146163141" w:author="Claude" w:date="2026-10-01T00:40:00Z"/>
              </w:rPr>
            </w:pPr>
            <w:ins w:id="2146163142" w:author="Claude" w:date="2026-10-01T00:40:00Z">
              <w:r>
                <w:rPr>
                  <w:rFonts w:ascii="Aptos" w:hAnsi="Aptos" w:eastAsia="Aptos" w:cs="Aptos"/>
                  <w:noProof w:val="0"/>
                  <w:sz w:val="18"/>
                  <w:szCs w:val="18"/>
                  <w:highlight w:val="yellow"/>
                  <w:lang w:val="en-US"/>
                </w:rPr>
                <w:t xml:space="preserve">Develop</w:t>
              </w:r>
            </w:ins>
          </w:p>
        </w:tc>
        <w:tc>
          <w:tcPr>
            <w:tcW w:w="1150" w:type="dxa"/>
          </w:tcPr>
          <w:p>
            <w:pPr>
              <w:pStyle w:val="Normal"/>
              <w:rPr>
                <w:ins w:id="2146163143" w:author="Claude" w:date="2026-10-01T00:40:00Z"/>
              </w:rPr>
            </w:pPr>
            <w:ins w:id="2146163144" w:author="Claude" w:date="2026-10-01T00:40:00Z">
              <w:r>
                <w:rPr>
                  <w:rFonts w:ascii="Aptos" w:hAnsi="Aptos" w:eastAsia="Aptos" w:cs="Aptos"/>
                  <w:noProof w:val="0"/>
                  <w:sz w:val="18"/>
                  <w:szCs w:val="18"/>
                  <w:highlight w:val="yellow"/>
                  <w:lang w:val="en-US"/>
                </w:rPr>
                <w:t xml:space="preserve">Planned, not yet scheduled</w:t>
              </w:r>
            </w:ins>
          </w:p>
        </w:tc>
        <w:tc>
          <w:tcPr>
            <w:tcW w:w="2000" w:type="dxa"/>
          </w:tcPr>
          <w:p>
            <w:pPr>
              <w:pStyle w:val="Normal"/>
              <w:rPr>
                <w:ins w:id="2146163145" w:author="Claude" w:date="2026-10-01T00:40:00Z"/>
              </w:rPr>
            </w:pPr>
            <w:ins w:id="2146163146" w:author="Claude" w:date="2026-10-01T00:40:00Z">
              <w:r>
                <w:rPr>
                  <w:rFonts w:ascii="Aptos" w:hAnsi="Aptos" w:eastAsia="Aptos" w:cs="Aptos"/>
                  <w:noProof w:val="0"/>
                  <w:sz w:val="18"/>
                  <w:szCs w:val="18"/>
                  <w:highlight w:val="yellow"/>
                  <w:lang w:val="en-US"/>
                </w:rPr>
                <w:t xml:space="preserve">Card sort results; revised IA</w:t>
              </w:r>
            </w:ins>
          </w:p>
        </w:tc>
        <w:tc>
          <w:tcPr>
            <w:tcW w:w="800" w:type="dxa"/>
          </w:tcPr>
          <w:p>
            <w:pPr>
              <w:pStyle w:val="Normal"/>
              <w:rPr>
                <w:ins w:id="2146163147" w:author="Claude" w:date="2026-10-01T00:40:00Z"/>
              </w:rPr>
            </w:pPr>
            <w:ins w:id="2146163148" w:author="Claude" w:date="2026-10-01T00:40:00Z">
              <w:r>
                <w:rPr>
                  <w:rFonts w:ascii="Aptos" w:hAnsi="Aptos" w:eastAsia="Aptos" w:cs="Aptos"/>
                  <w:noProof w:val="0"/>
                  <w:sz w:val="18"/>
                  <w:szCs w:val="18"/>
                  <w:highlight w:val="yellow"/>
                  <w:lang w:val="en-US"/>
                </w:rPr>
                <w:t xml:space="preserve">None</w:t>
              </w:r>
            </w:ins>
          </w:p>
        </w:tc>
        <w:tc>
          <w:tcPr>
            <w:tcW w:w="1910" w:type="dxa"/>
          </w:tcPr>
          <w:p>
            <w:pPr>
              <w:pStyle w:val="Normal"/>
              <w:rPr>
                <w:ins w:id="2146163149" w:author="Claude" w:date="2026-10-01T00:40:00Z"/>
              </w:rPr>
            </w:pPr>
            <w:ins w:id="2146163150" w:author="Claude" w:date="2026-10-01T00:40:00Z">
              <w:r>
                <w:rPr>
                  <w:rFonts w:ascii="Aptos" w:hAnsi="Aptos" w:eastAsia="Aptos" w:cs="Aptos"/>
                  <w:noProof w:val="0"/>
                  <w:sz w:val="18"/>
                  <w:szCs w:val="18"/>
                  <w:highlight w:val="yellow"/>
                  <w:lang w:val="en-US"/>
                </w:rPr>
                <w:t xml:space="preserve">Student; participants</w:t>
              </w:r>
            </w:ins>
          </w:p>
        </w:tc>
      </w:tr>
      <w:tr>
        <w:trPr>
          <w:ins w:id="2146163151" w:author="Claude" w:date="2026-10-01T00:40:00Z"/>
        </w:trPr>
        <w:tc>
          <w:tcPr>
            <w:tcW w:w="450" w:type="dxa"/>
          </w:tcPr>
          <w:p>
            <w:pPr>
              <w:pStyle w:val="Normal"/>
              <w:rPr>
                <w:ins w:id="2146163152" w:author="Claude" w:date="2026-10-01T00:40:00Z"/>
              </w:rPr>
            </w:pPr>
            <w:ins w:id="2146163153" w:author="Claude" w:date="2026-10-01T00:40:00Z">
              <w:r>
                <w:rPr>
                  <w:rFonts w:ascii="Aptos" w:hAnsi="Aptos" w:eastAsia="Aptos" w:cs="Aptos"/>
                  <w:noProof w:val="0"/>
                  <w:sz w:val="18"/>
                  <w:szCs w:val="18"/>
                  <w:highlight w:val="yellow"/>
                  <w:lang w:val="en-US"/>
                </w:rPr>
                <w:t xml:space="preserve">N2</w:t>
              </w:r>
            </w:ins>
          </w:p>
        </w:tc>
        <w:tc>
          <w:tcPr>
            <w:tcW w:w="2100" w:type="dxa"/>
          </w:tcPr>
          <w:p>
            <w:pPr>
              <w:pStyle w:val="Normal"/>
              <w:rPr>
                <w:ins w:id="2146163154" w:author="Claude" w:date="2026-10-01T00:40:00Z"/>
              </w:rPr>
            </w:pPr>
            <w:ins w:id="2146163155" w:author="Claude" w:date="2026-10-01T00:40:00Z">
              <w:r>
                <w:rPr>
                  <w:rFonts w:ascii="Aptos" w:hAnsi="Aptos" w:eastAsia="Aptos" w:cs="Aptos"/>
                  <w:noProof w:val="0"/>
                  <w:sz w:val="18"/>
                  <w:szCs w:val="18"/>
                  <w:highlight w:val="yellow"/>
                  <w:lang w:val="en-US"/>
                </w:rPr>
                <w:t xml:space="preserve">Next iteration: re-test with participants</w:t>
              </w:r>
            </w:ins>
          </w:p>
        </w:tc>
        <w:tc>
          <w:tcPr>
            <w:tcW w:w="950" w:type="dxa"/>
          </w:tcPr>
          <w:p>
            <w:pPr>
              <w:pStyle w:val="Normal"/>
              <w:rPr>
                <w:ins w:id="2146163156" w:author="Claude" w:date="2026-10-01T00:40:00Z"/>
              </w:rPr>
            </w:pPr>
            <w:ins w:id="2146163157" w:author="Claude" w:date="2026-10-01T00:40:00Z">
              <w:r>
                <w:rPr>
                  <w:rFonts w:ascii="Aptos" w:hAnsi="Aptos" w:eastAsia="Aptos" w:cs="Aptos"/>
                  <w:noProof w:val="0"/>
                  <w:sz w:val="18"/>
                  <w:szCs w:val="18"/>
                  <w:highlight w:val="yellow"/>
                  <w:lang w:val="en-US"/>
                </w:rPr>
                <w:t xml:space="preserve">Delivery</w:t>
              </w:r>
            </w:ins>
          </w:p>
        </w:tc>
        <w:tc>
          <w:tcPr>
            <w:tcW w:w="1150" w:type="dxa"/>
          </w:tcPr>
          <w:p>
            <w:pPr>
              <w:pStyle w:val="Normal"/>
              <w:rPr>
                <w:ins w:id="2146163158" w:author="Claude" w:date="2026-10-01T00:40:00Z"/>
              </w:rPr>
            </w:pPr>
            <w:ins w:id="2146163159" w:author="Claude" w:date="2026-10-01T00:40:00Z">
              <w:r>
                <w:rPr>
                  <w:rFonts w:ascii="Aptos" w:hAnsi="Aptos" w:eastAsia="Aptos" w:cs="Aptos"/>
                  <w:noProof w:val="0"/>
                  <w:sz w:val="18"/>
                  <w:szCs w:val="18"/>
                  <w:highlight w:val="yellow"/>
                  <w:lang w:val="en-US"/>
                </w:rPr>
                <w:t xml:space="preserve">Planned, not yet scheduled</w:t>
              </w:r>
            </w:ins>
          </w:p>
        </w:tc>
        <w:tc>
          <w:tcPr>
            <w:tcW w:w="2000" w:type="dxa"/>
          </w:tcPr>
          <w:p>
            <w:pPr>
              <w:pStyle w:val="Normal"/>
              <w:rPr>
                <w:ins w:id="2146163160" w:author="Claude" w:date="2026-10-01T00:40:00Z"/>
              </w:rPr>
            </w:pPr>
            <w:ins w:id="2146163161" w:author="Claude" w:date="2026-10-01T00:40:00Z">
              <w:r>
                <w:rPr>
                  <w:rFonts w:ascii="Aptos" w:hAnsi="Aptos" w:eastAsia="Aptos" w:cs="Aptos"/>
                  <w:noProof w:val="0"/>
                  <w:sz w:val="18"/>
                  <w:szCs w:val="18"/>
                  <w:highlight w:val="yellow"/>
                  <w:lang w:val="en-US"/>
                </w:rPr>
                <w:t xml:space="preserve">Results for O4; before and after screens</w:t>
              </w:r>
            </w:ins>
          </w:p>
        </w:tc>
        <w:tc>
          <w:tcPr>
            <w:tcW w:w="800" w:type="dxa"/>
          </w:tcPr>
          <w:p>
            <w:pPr>
              <w:pStyle w:val="Normal"/>
              <w:rPr>
                <w:ins w:id="2146163162" w:author="Claude" w:date="2026-10-01T00:40:00Z"/>
              </w:rPr>
            </w:pPr>
            <w:ins w:id="2146163163" w:author="Claude" w:date="2026-10-01T00:40:00Z">
              <w:r>
                <w:rPr>
                  <w:rFonts w:ascii="Aptos" w:hAnsi="Aptos" w:eastAsia="Aptos" w:cs="Aptos"/>
                  <w:noProof w:val="0"/>
                  <w:sz w:val="18"/>
                  <w:szCs w:val="18"/>
                  <w:highlight w:val="yellow"/>
                  <w:lang w:val="en-US"/>
                </w:rPr>
                <w:t xml:space="preserve">O4</w:t>
              </w:r>
            </w:ins>
          </w:p>
        </w:tc>
        <w:tc>
          <w:tcPr>
            <w:tcW w:w="1910" w:type="dxa"/>
          </w:tcPr>
          <w:p>
            <w:pPr>
              <w:pStyle w:val="Normal"/>
              <w:rPr>
                <w:ins w:id="2146163164" w:author="Claude" w:date="2026-10-01T00:40:00Z"/>
              </w:rPr>
            </w:pPr>
            <w:ins w:id="2146163165" w:author="Claude" w:date="2026-10-01T00:40:00Z">
              <w:r>
                <w:rPr>
                  <w:rFonts w:ascii="Aptos" w:hAnsi="Aptos" w:eastAsia="Aptos" w:cs="Aptos"/>
                  <w:noProof w:val="0"/>
                  <w:sz w:val="18"/>
                  <w:szCs w:val="18"/>
                  <w:highlight w:val="yellow"/>
                  <w:lang w:val="en-US"/>
                </w:rPr>
                <w:t xml:space="preserve">Student; participants</w:t>
              </w:r>
            </w:ins>
          </w:p>
        </w:tc>
      </w:tr>
    </w:tbl>
    <w:p>
      <w:pPr>
        <w:jc w:val="left"/>
        <w:rPr>
          <w:ins w:id="2146163166" w:author="Claude" w:date="2026-10-01T00:40:00Z"/>
        </w:rPr>
      </w:pPr>
      <w:ins w:id="2146163167" w:author="Claude" w:date="2026-10-01T00:40:00Z">
        <w:r>
          <w:rPr>
            <w:rFonts w:ascii="Aptos" w:hAnsi="Aptos" w:eastAsia="Aptos" w:cs="Aptos"/>
            <w:noProof w:val="0"/>
            <w:sz w:val="24"/>
            <w:szCs w:val="24"/>
            <w:highlight w:val="yellow"/>
            <w:lang w:val="en-US"/>
          </w:rPr>
          <w:t xml:space="preserve">Table 1c: Travel Buddy work packages with phases, dates, deliverables, objectives served and owners</w:t>
        </w:r>
      </w:ins>
    </w:p>
    <w:p>
      <w:pPr>
        <w:jc w:val="left"/>
        <w:rPr>
          <w:ins w:id="2146163168" w:author="Claude" w:date="2026-10-01T00:40:00Z"/>
        </w:rPr>
      </w:pPr>
      <w:ins w:id="2146163169" w:author="Claude" w:date="2026-10-01T00:40:00Z">
        <w:r>
          <w:rPr>
            <w:rFonts w:ascii="Aptos" w:hAnsi="Aptos" w:eastAsia="Aptos" w:cs="Aptos"/>
            <w:noProof w:val="0"/>
            <w:sz w:val="24"/>
            <w:szCs w:val="24"/>
            <w:highlight w:val="yellow"/>
            <w:lang w:val="en-US"/>
          </w:rPr>
          <w:t xml:space="preserve">Milestones: M1, research synthesis complete (17 Jun); M2, clickable prototype complete (16 Jul); M3, usability test findings complete (19 Jul); M4, project report complete (26 Jul).</w:t>
        </w:r>
      </w:ins>
    </w:p>
    <w:p>
      <w:pPr>
        <w:jc w:val="left"/>
        <w:rPr>
          <w:ins w:id="2146163170" w:author="Claude" w:date="2026-10-01T00:40:00Z"/>
        </w:rPr>
      </w:pPr>
      <w:ins w:id="2146163171" w:author="Claude" w:date="2026-10-01T00:40:00Z">
        <w:r>
          <w:rPr>
            <w:rFonts w:ascii="Aptos" w:hAnsi="Aptos" w:eastAsia="Aptos" w:cs="Aptos"/>
            <w:noProof w:val="0"/>
            <w:sz w:val="24"/>
            <w:szCs w:val="24"/>
            <w:highlight w:val="yellow"/>
            <w:lang w:val="en-US"/>
          </w:rPr>
          <w:t xml:space="preserve">Responsibilities: one student owned all work packages, from research design to writing. Survey and test participants contributed data, and the module examiner reviews the final submission.</w:t>
        </w:r>
      </w:ins>
    </w:p>
    <w:p w:rsidR="51783707" w:rsidP="1744CD6F" w:rsidRDefault="51783707" w14:paraId="33445E95" w14:textId="043C7317">
      <w:pPr>
        <w:pStyle w:val="Heading1"/>
        <w:rPr>
          <w:rFonts w:ascii="Aptos" w:hAnsi="Aptos" w:eastAsia="Aptos" w:cs="Aptos"/>
          <w:noProof w:val="0"/>
          <w:sz w:val="24"/>
          <w:szCs w:val="24"/>
          <w:lang w:val="en-US"/>
        </w:rPr>
      </w:pPr>
      <w:bookmarkStart w:name="_Toc1486782624" w:id="1846066762"/>
      <w:r>
        <w:rPr>
          <w:noProof w:val="0"/>
          <w:lang w:val="en-US"/>
        </w:rPr>
        <w:t>3. Stakeholder Ecosystem</w:t>
      </w:r>
      <w:bookmarkEnd w:id="1846066762"/>
    </w:p>
    <w:p w:rsidR="370821B2" w:rsidP="0BD1E80A" w:rsidRDefault="370821B2" w14:paraId="60BCC2B4" w14:textId="364C2DCE">
      <w:pPr>
        <w:spacing w:before="120" w:beforeAutospacing="off" w:after="120" w:afterAutospacing="off"/>
        <w:jc w:val="left"/>
      </w:pPr>
      <w:r>
        <w:rPr>
          <w:rFonts w:ascii="Aptos" w:hAnsi="Aptos" w:eastAsia="Aptos" w:cs="Aptos"/>
          <w:noProof w:val="0"/>
          <w:sz w:val="24"/>
          <w:szCs w:val="24"/>
          <w:lang w:val="en-US"/>
        </w:rPr>
        <w:t xml:space="preserve">Stakeholders are all people who have knowledge of the product and service and expertise in building, using, and operating it to achieve business outcomes. The stakeholder map shows the relationships among stakeholders and their relevance to the project, visualized as a ring with multiple circles. The stronger the influence, the closer the stakeholder is to the map center. This map is a compelling way to visualize and consolidate communication among constituents and sets the stage for user-centered research and development (Spies, 2014). For Travel Buddy, the stakeholder map depicts three rings representing stakeholders' influence on the project. There are three types of stakeholders:</w:t>
      </w:r>
    </w:p>
    <w:p w:rsidR="370821B2" w:rsidP="370821B2" w:rsidRDefault="370821B2" w14:paraId="20C07A2C" w14:textId="03EB5BA2">
      <w:pPr>
        <w:jc w:val="left"/>
      </w:pPr>
    </w:p>
    <w:p w:rsidR="0BD1E80A" w:rsidP="0BD1E80A" w:rsidRDefault="0BD1E80A" w14:paraId="1EA000B6" w14:textId="62C78925">
      <w:pPr>
        <w:jc w:val="left"/>
      </w:pPr>
    </w:p>
    <w:p w:rsidR="51783707" w:rsidP="370821B2" w:rsidRDefault="51783707" w14:paraId="641364BE" w14:textId="2BDD2CBB">
      <w:pPr>
        <w:jc w:val="left"/>
      </w:pPr>
      <w:r>
        <w:rPr>
          <w:rFonts w:ascii="Aptos" w:hAnsi="Aptos" w:eastAsia="Aptos" w:cs="Aptos"/>
          <w:noProof w:val="0"/>
          <w:sz w:val="24"/>
          <w:szCs w:val="24"/>
          <w:lang w:val="en-US"/>
        </w:rPr>
        <w:t>Core stakeholders are responsible for day-to-day decision-making and directly shape the product's direction. This group comprises the Product Owner or Founder, who directs product strategy and vision; the Product Designer or Design Team, accountable for user experience; and the Chief Technical Officer, who supervises technical implementation.</w:t>
      </w:r>
    </w:p>
    <w:p w:rsidR="370821B2" w:rsidP="370821B2" w:rsidRDefault="370821B2" w14:paraId="2D296F89" w14:textId="57A1D9D3">
      <w:pPr>
        <w:jc w:val="left"/>
      </w:pPr>
    </w:p>
    <w:p w:rsidR="51783707" w:rsidP="370821B2" w:rsidRDefault="51783707" w14:paraId="37EF0028" w14:textId="37145D4F">
      <w:pPr>
        <w:jc w:val="left"/>
      </w:pPr>
      <w:r>
        <w:rPr>
          <w:rFonts w:ascii="Aptos" w:hAnsi="Aptos" w:eastAsia="Aptos" w:cs="Aptos"/>
          <w:noProof w:val="0"/>
          <w:sz w:val="24"/>
          <w:szCs w:val="24"/>
          <w:lang w:val="en-US"/>
        </w:rPr>
        <w:t>Direct stakeholders are domain experts who significantly influence the product but do not have decision-making ownership. This group consists of the Marketing Lead, who manages user communications; the Investor Representative, whose interests inform product priorities and scaling; the Subject-Matter Expert, responsible for content and features; and the developer, who ensures platform development and maintenance.</w:t>
      </w:r>
    </w:p>
    <w:p w:rsidR="370821B2" w:rsidP="370821B2" w:rsidRDefault="370821B2" w14:paraId="1C60B1B6" w14:textId="2E65618E">
      <w:pPr>
        <w:jc w:val="left"/>
      </w:pPr>
    </w:p>
    <w:p w:rsidR="51783707" w:rsidP="370821B2" w:rsidRDefault="51783707" w14:paraId="41EAB1AA" w14:textId="108534A7">
      <w:pPr>
        <w:jc w:val="left"/>
      </w:pPr>
      <w:r>
        <w:rPr>
          <w:rFonts w:ascii="Aptos" w:hAnsi="Aptos" w:eastAsia="Aptos" w:cs="Aptos"/>
          <w:noProof w:val="0"/>
          <w:sz w:val="24"/>
          <w:szCs w:val="24"/>
          <w:lang w:val="en-US"/>
        </w:rPr>
        <w:t>Indirect stakeholders support the project externally through requirements, policy, and resource constraints. This group includes local service providers offering travel experiences, Risk and Compliance representatives responsible for regulatory compliance, the App Stores Team overseeing distribution and policy compliance, and Tourism Boards serving as potential institutional partners with destination-level interests.</w:t>
      </w:r>
    </w:p>
    <w:p w:rsidR="51783707" w:rsidP="0BD1E80A" w:rsidRDefault="51783707" w14:paraId="1A8333AA" w14:textId="366D7BCB">
      <w:pPr>
        <w:jc w:val="center"/>
      </w:pPr>
      <w:r>
        <w:drawing>
          <wp:inline wp14:editId="6CA06186" wp14:anchorId="7D220FFC">
            <wp:extent cx="3411855" cy="3600450"/>
            <wp:effectExtent l="0" t="0" r="0" b="0"/>
            <wp:docPr id="622536394" name="drawing" title="Screenshot 2026-06-14 at 13.14.58.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2536394" name="Picture 622536394"/>
                    <pic:cNvPicPr/>
                  </pic:nvPicPr>
                  <pic:blipFill>
                    <a:blip xmlns:r="http://schemas.openxmlformats.org/officeDocument/2006/relationships" r:embed="rId1688087393">
                      <a:extLst>
                        <a:ext uri="{28A0092B-C50C-407E-A947-70E740481C1C}">
                          <a14:useLocalDpi xmlns:a14="http://schemas.microsoft.com/office/drawing/2010/main"/>
                        </a:ext>
                      </a:extLst>
                    </a:blip>
                    <a:stretch>
                      <a:fillRect/>
                    </a:stretch>
                  </pic:blipFill>
                  <pic:spPr>
                    <a:xfrm rot="0">
                      <a:off x="0" y="0"/>
                      <a:ext cx="3411855" cy="3600450"/>
                    </a:xfrm>
                    <a:prstGeom prst="rect">
                      <a:avLst/>
                    </a:prstGeom>
                  </pic:spPr>
                </pic:pic>
              </a:graphicData>
            </a:graphic>
          </wp:inline>
        </w:drawing>
      </w:r>
    </w:p>
    <w:p w:rsidR="370821B2" w:rsidP="370821B2" w:rsidRDefault="370821B2" w14:paraId="72FAA96D" w14:textId="210EBC6D">
      <w:pPr>
        <w:jc w:val="left"/>
      </w:pPr>
      <w:r>
        <w:rPr/>
        <w:t>Image 1: Stakeholder Ecosystem</w:t>
      </w:r>
    </w:p>
    <w:p w:rsidR="51783707" w:rsidP="1744CD6F" w:rsidRDefault="51783707" w14:paraId="797AAFA0" w14:textId="37098074">
      <w:pPr>
        <w:pStyle w:val="Heading1"/>
        <w:rPr>
          <w:rFonts w:ascii="Aptos" w:hAnsi="Aptos" w:eastAsia="Aptos" w:cs="Aptos"/>
          <w:noProof w:val="0"/>
          <w:sz w:val="24"/>
          <w:szCs w:val="24"/>
          <w:lang w:val="en-US"/>
        </w:rPr>
      </w:pPr>
      <w:bookmarkStart w:name="_Toc1703097529" w:id="457115363"/>
      <w:r>
        <w:rPr>
          <w:noProof w:val="0"/>
          <w:lang w:val="en-US"/>
        </w:rPr>
        <w:t>4. User personas</w:t>
      </w:r>
      <w:bookmarkEnd w:id="457115363"/>
    </w:p>
    <w:p w:rsidR="51783707" w:rsidP="370821B2" w:rsidRDefault="51783707" w14:paraId="5E136444" w14:textId="14EEDFA1">
      <w:pPr>
        <w:jc w:val="left"/>
      </w:pPr>
      <w:r>
        <w:rPr>
          <w:rFonts w:ascii="Aptos" w:hAnsi="Aptos" w:eastAsia="Aptos" w:cs="Aptos"/>
          <w:noProof w:val="0"/>
          <w:sz w:val="24"/>
          <w:szCs w:val="24"/>
          <w:lang w:val="en-US"/>
        </w:rPr>
        <w:t xml:space="preserve">A persona is a composite representation of a user, informed by available data and user interviews. While persona details may be fictional, the underlying user information is authentic (Gladkiy, 2016, as cited in Dippner, 2022, p. 140). Clearly defined personas enable teams to make informed, user-centered decisions. For Travel Buddy, three profiles are developed based on the product vision, offering Discover, Connect, Plan, and Share features that address specific user needs. </w:t>
      </w:r>
    </w:p>
    <w:p w:rsidR="1A09D8A1" w:rsidP="1A09D8A1" w:rsidRDefault="1A09D8A1" w14:paraId="614A8A1C" w14:textId="620EB748">
      <w:pPr>
        <w:jc w:val="left"/>
        <w:rPr>
          <w:rFonts w:ascii="Aptos" w:hAnsi="Aptos" w:eastAsia="Aptos" w:cs="Aptos"/>
          <w:noProof w:val="0"/>
          <w:sz w:val="24"/>
          <w:szCs w:val="24"/>
          <w:lang w:val="en-US"/>
        </w:rPr>
      </w:pPr>
    </w:p>
    <w:tbl>
      <w:tblPr>
        <w:tblStyle w:val="TableGrid"/>
        <w:tblW w:w="0" w:type="auto"/>
        <w:tblLook w:val="06A0" w:firstRow="1" w:lastRow="0" w:firstColumn="1" w:lastColumn="0" w:noHBand="1" w:noVBand="1"/>
      </w:tblPr>
      <w:tblGrid>
        <w:gridCol w:w="2055"/>
        <w:gridCol w:w="4890"/>
        <w:gridCol w:w="2415"/>
      </w:tblGrid>
      <w:tr w:rsidR="1A09D8A1" w:rsidTr="1A09D8A1" w14:paraId="1A9C8260">
        <w:trPr>
          <w:trHeight w:val="300"/>
        </w:trPr>
        <w:tc>
          <w:tcPr>
            <w:tcW w:w="2055" w:type="dxa"/>
            <w:tcMar/>
          </w:tcPr>
          <w:p w:rsidR="688CDA3F" w:rsidP="1A09D8A1" w:rsidRDefault="688CDA3F" w14:paraId="62EBE10E" w14:textId="1DFC0C18">
            <w:pPr>
              <w:pStyle w:val="Normal"/>
            </w:pPr>
            <w:r>
              <w:rPr>
                <w:rFonts w:ascii="Aptos" w:hAnsi="Aptos" w:eastAsia="Aptos" w:cs="Aptos"/>
                <w:noProof w:val="0"/>
                <w:sz w:val="24"/>
                <w:szCs w:val="24"/>
                <w:lang w:val="en-US"/>
              </w:rPr>
              <w:t>Personas</w:t>
            </w:r>
          </w:p>
        </w:tc>
        <w:tc>
          <w:tcPr>
            <w:tcW w:w="4890" w:type="dxa"/>
            <w:tcMar/>
          </w:tcPr>
          <w:p w:rsidR="688CDA3F" w:rsidP="1A09D8A1" w:rsidRDefault="688CDA3F" w14:paraId="24904AEE" w14:textId="54F87CB3">
            <w:pPr>
              <w:pStyle w:val="Normal"/>
            </w:pPr>
            <w:r>
              <w:rPr>
                <w:rFonts w:ascii="Aptos" w:hAnsi="Aptos" w:eastAsia="Aptos" w:cs="Aptos"/>
                <w:noProof w:val="0"/>
                <w:sz w:val="24"/>
                <w:szCs w:val="24"/>
                <w:lang w:val="en-US"/>
              </w:rPr>
              <w:t>Description</w:t>
            </w:r>
          </w:p>
        </w:tc>
        <w:tc>
          <w:tcPr>
            <w:tcW w:w="2415" w:type="dxa"/>
            <w:tcMar/>
          </w:tcPr>
          <w:p w:rsidR="688CDA3F" w:rsidP="1A09D8A1" w:rsidRDefault="688CDA3F" w14:paraId="75DAFBEF" w14:textId="11808A27">
            <w:pPr>
              <w:pStyle w:val="Normal"/>
              <w:suppressLineNumbers w:val="0"/>
              <w:bidi w:val="0"/>
              <w:spacing w:before="0" w:beforeAutospacing="off" w:after="0" w:afterAutospacing="off" w:line="240" w:lineRule="auto"/>
              <w:ind w:left="0" w:right="0"/>
              <w:jc w:val="left"/>
            </w:pPr>
            <w:r>
              <w:rPr>
                <w:rFonts w:ascii="Aptos" w:hAnsi="Aptos" w:eastAsia="Aptos" w:cs="Aptos"/>
                <w:noProof w:val="0"/>
                <w:sz w:val="24"/>
                <w:szCs w:val="24"/>
                <w:lang w:val="en-US"/>
              </w:rPr>
              <w:t>Anchors</w:t>
            </w:r>
          </w:p>
        </w:tc>
      </w:tr>
      <w:tr w:rsidR="1A09D8A1" w:rsidTr="1A09D8A1" w14:paraId="49CC8ADA">
        <w:trPr>
          <w:trHeight w:val="300"/>
        </w:trPr>
        <w:tc>
          <w:tcPr>
            <w:tcW w:w="2055" w:type="dxa"/>
            <w:tcMar/>
          </w:tcPr>
          <w:p w:rsidR="13B91687" w:rsidP="1A09D8A1" w:rsidRDefault="13B91687" w14:paraId="0460D6E2" w14:textId="59E8F906">
            <w:pPr>
              <w:pStyle w:val="Normal"/>
            </w:pPr>
            <w:r>
              <w:rPr>
                <w:rFonts w:ascii="Aptos" w:hAnsi="Aptos" w:eastAsia="Aptos" w:cs="Aptos"/>
                <w:noProof w:val="0"/>
                <w:sz w:val="24"/>
                <w:szCs w:val="24"/>
                <w:lang w:val="en-US"/>
              </w:rPr>
              <w:t>Explorer</w:t>
            </w:r>
          </w:p>
        </w:tc>
        <w:tc>
          <w:tcPr>
            <w:tcW w:w="4890" w:type="dxa"/>
            <w:tcMar/>
          </w:tcPr>
          <w:p w:rsidR="13B91687" w:rsidP="1A09D8A1" w:rsidRDefault="13B91687" w14:paraId="2740458A" w14:textId="6D3883B1">
            <w:pPr>
              <w:pStyle w:val="Normal"/>
              <w:rPr>
                <w:rFonts w:ascii="Aptos" w:hAnsi="Aptos" w:eastAsia="Aptos" w:cs="Aptos"/>
                <w:noProof w:val="0"/>
                <w:sz w:val="24"/>
                <w:szCs w:val="24"/>
                <w:lang w:val="en-US"/>
              </w:rPr>
            </w:pPr>
            <w:r>
              <w:rPr>
                <w:rFonts w:ascii="Aptos" w:hAnsi="Aptos" w:eastAsia="Aptos" w:cs="Aptos"/>
                <w:noProof w:val="0"/>
                <w:sz w:val="24"/>
                <w:szCs w:val="24"/>
                <w:lang w:val="en-US"/>
              </w:rPr>
              <w:t xml:space="preserve">Inquisitive and adaptable, seeking authentic local recommendations.</w:t>
            </w:r>
          </w:p>
        </w:tc>
        <w:tc>
          <w:tcPr>
            <w:tcW w:w="2415" w:type="dxa"/>
            <w:tcMar/>
          </w:tcPr>
          <w:p w:rsidR="13B91687" w:rsidP="1A09D8A1" w:rsidRDefault="13B91687" w14:paraId="740C77B8" w14:textId="0C69F6AE">
            <w:pPr>
              <w:pStyle w:val="Normal"/>
            </w:pPr>
            <w:r>
              <w:rPr>
                <w:rFonts w:ascii="Aptos" w:hAnsi="Aptos" w:eastAsia="Aptos" w:cs="Aptos"/>
                <w:noProof w:val="0"/>
                <w:sz w:val="24"/>
                <w:szCs w:val="24"/>
                <w:lang w:val="en-US"/>
              </w:rPr>
              <w:t>Trip Planner</w:t>
            </w:r>
          </w:p>
        </w:tc>
      </w:tr>
      <w:tr w:rsidR="1A09D8A1" w:rsidTr="1A09D8A1" w14:paraId="7F159DAF">
        <w:trPr>
          <w:trHeight w:val="300"/>
        </w:trPr>
        <w:tc>
          <w:tcPr>
            <w:tcW w:w="2055" w:type="dxa"/>
            <w:tcMar/>
          </w:tcPr>
          <w:p w:rsidR="13B91687" w:rsidP="1A09D8A1" w:rsidRDefault="13B91687" w14:paraId="1F9A87D1" w14:textId="4C051D2E">
            <w:pPr>
              <w:pStyle w:val="Normal"/>
            </w:pPr>
            <w:r>
              <w:rPr>
                <w:rFonts w:ascii="Aptos" w:hAnsi="Aptos" w:eastAsia="Aptos" w:cs="Aptos"/>
                <w:noProof w:val="0"/>
                <w:sz w:val="24"/>
                <w:szCs w:val="24"/>
                <w:lang w:val="en-US"/>
              </w:rPr>
              <w:t>Connector</w:t>
            </w:r>
          </w:p>
        </w:tc>
        <w:tc>
          <w:tcPr>
            <w:tcW w:w="4890" w:type="dxa"/>
            <w:tcMar/>
          </w:tcPr>
          <w:p w:rsidR="13B91687" w:rsidP="1A09D8A1" w:rsidRDefault="13B91687" w14:paraId="10520C17" w14:textId="2897158E">
            <w:pPr>
              <w:pStyle w:val="Normal"/>
            </w:pPr>
            <w:r>
              <w:rPr>
                <w:rFonts w:ascii="Aptos" w:hAnsi="Aptos" w:eastAsia="Aptos" w:cs="Aptos"/>
                <w:noProof w:val="0"/>
                <w:sz w:val="24"/>
                <w:szCs w:val="24"/>
                <w:lang w:val="en-US"/>
              </w:rPr>
              <w:t>Interest in genuine interactions with locals but lacks a safe environment for them</w:t>
            </w:r>
          </w:p>
        </w:tc>
        <w:tc>
          <w:tcPr>
            <w:tcW w:w="2415" w:type="dxa"/>
            <w:tcMar/>
          </w:tcPr>
          <w:p w:rsidR="13B91687" w:rsidP="1A09D8A1" w:rsidRDefault="13B91687" w14:paraId="08EB4183" w14:textId="50ED7742">
            <w:pPr>
              <w:pStyle w:val="Normal"/>
            </w:pPr>
            <w:r>
              <w:rPr>
                <w:rFonts w:ascii="Aptos" w:hAnsi="Aptos" w:eastAsia="Aptos" w:cs="Aptos"/>
                <w:noProof w:val="0"/>
                <w:sz w:val="24"/>
                <w:szCs w:val="24"/>
                <w:lang w:val="en-US"/>
              </w:rPr>
              <w:t>Local Match</w:t>
            </w:r>
          </w:p>
        </w:tc>
      </w:tr>
      <w:tr w:rsidR="1A09D8A1" w:rsidTr="1A09D8A1" w14:paraId="4A6CC190">
        <w:trPr>
          <w:trHeight w:val="300"/>
        </w:trPr>
        <w:tc>
          <w:tcPr>
            <w:tcW w:w="2055" w:type="dxa"/>
            <w:tcMar/>
          </w:tcPr>
          <w:p w:rsidR="13B91687" w:rsidP="1A09D8A1" w:rsidRDefault="13B91687" w14:paraId="7DB28743" w14:textId="225EAC1C">
            <w:pPr>
              <w:pStyle w:val="Normal"/>
            </w:pPr>
            <w:r>
              <w:rPr>
                <w:rFonts w:ascii="Aptos" w:hAnsi="Aptos" w:eastAsia="Aptos" w:cs="Aptos"/>
                <w:noProof w:val="0"/>
                <w:sz w:val="24"/>
                <w:szCs w:val="24"/>
                <w:lang w:val="en-US"/>
              </w:rPr>
              <w:t>Documenter</w:t>
            </w:r>
          </w:p>
        </w:tc>
        <w:tc>
          <w:tcPr>
            <w:tcW w:w="4890" w:type="dxa"/>
            <w:tcMar/>
          </w:tcPr>
          <w:p w:rsidR="13B91687" w:rsidP="1A09D8A1" w:rsidRDefault="13B91687" w14:paraId="36354012" w14:textId="7C181D3D">
            <w:pPr>
              <w:pStyle w:val="Normal"/>
              <w:ind w:left="0"/>
              <w:jc w:val="left"/>
              <w:rPr>
                <w:rFonts w:ascii="Aptos" w:hAnsi="Aptos" w:eastAsia="Aptos" w:cs="Aptos"/>
                <w:noProof w:val="0"/>
                <w:sz w:val="24"/>
                <w:szCs w:val="24"/>
                <w:lang w:val="en-US"/>
              </w:rPr>
            </w:pPr>
            <w:r>
              <w:rPr>
                <w:rFonts w:ascii="Aptos" w:hAnsi="Aptos" w:eastAsia="Aptos" w:cs="Aptos"/>
                <w:noProof w:val="0"/>
                <w:sz w:val="24"/>
                <w:szCs w:val="24"/>
                <w:lang w:val="en-US"/>
              </w:rPr>
              <w:t>Focus on capturing trip experiences, yet requires an accessible system, particularly for non-technical users.</w:t>
            </w:r>
          </w:p>
        </w:tc>
        <w:tc>
          <w:tcPr>
            <w:tcW w:w="2415" w:type="dxa"/>
            <w:tcMar/>
          </w:tcPr>
          <w:p w:rsidR="13B91687" w:rsidP="1A09D8A1" w:rsidRDefault="13B91687" w14:paraId="184347BF" w14:textId="78D41305">
            <w:pPr>
              <w:pStyle w:val="Normal"/>
            </w:pPr>
            <w:r>
              <w:rPr>
                <w:rFonts w:ascii="Aptos" w:hAnsi="Aptos" w:eastAsia="Aptos" w:cs="Aptos"/>
                <w:noProof w:val="0"/>
                <w:sz w:val="24"/>
                <w:szCs w:val="24"/>
                <w:lang w:val="en-US"/>
              </w:rPr>
              <w:t>Travel Journal</w:t>
            </w:r>
          </w:p>
        </w:tc>
      </w:tr>
    </w:tbl>
    <w:p w:rsidR="242AFC4B" w:rsidP="1A09D8A1" w:rsidRDefault="242AFC4B" w14:paraId="6925D743" w14:textId="0E997C68">
      <w:pPr>
        <w:pStyle w:val="Normal"/>
        <w:suppressLineNumbers w:val="0"/>
        <w:bidi w:val="0"/>
        <w:spacing w:before="0" w:beforeAutospacing="off" w:after="160" w:afterAutospacing="off" w:line="279" w:lineRule="auto"/>
        <w:ind w:left="0" w:right="0"/>
        <w:jc w:val="left"/>
      </w:pPr>
      <w:r>
        <w:rPr>
          <w:rFonts w:ascii="Aptos" w:hAnsi="Aptos" w:eastAsia="Aptos" w:cs="Aptos"/>
          <w:noProof w:val="0"/>
          <w:sz w:val="24"/>
          <w:szCs w:val="24"/>
          <w:lang w:val="en-US"/>
        </w:rPr>
        <w:t>Table 2: Personas</w:t>
      </w:r>
    </w:p>
    <w:p w:rsidR="370821B2" w:rsidP="263357EF" w:rsidRDefault="370821B2" w14:paraId="16BACF03" w14:textId="09AECD01">
      <w:pPr>
        <w:pStyle w:val="Normal"/>
        <w:jc w:val="left"/>
      </w:pPr>
    </w:p>
    <w:p w:rsidR="51783707" w:rsidP="1744CD6F" w:rsidRDefault="51783707" w14:paraId="60AB4A0D" w14:textId="06027AA6">
      <w:pPr>
        <w:pStyle w:val="Heading1"/>
        <w:rPr>
          <w:rFonts w:ascii="Aptos" w:hAnsi="Aptos" w:eastAsia="Aptos" w:cs="Aptos"/>
          <w:noProof w:val="0"/>
          <w:sz w:val="24"/>
          <w:szCs w:val="24"/>
          <w:lang w:val="en-US"/>
        </w:rPr>
      </w:pPr>
      <w:bookmarkStart w:name="_Toc1361502939" w:id="1729533736"/>
      <w:r>
        <w:rPr>
          <w:noProof w:val="0"/>
          <w:lang w:val="en-US"/>
        </w:rPr>
        <w:t>5. Research Design Methodology</w:t>
      </w:r>
      <w:bookmarkEnd w:id="1729533736"/>
    </w:p>
    <w:p w:rsidR="51783707" w:rsidP="4CB5E450" w:rsidRDefault="51783707" w14:paraId="641C1C4A" w14:textId="088C9387">
      <w:pPr>
        <w:pStyle w:val="Heading2"/>
        <w:rPr>
          <w:noProof w:val="0"/>
          <w:lang w:val="en-US"/>
        </w:rPr>
      </w:pPr>
      <w:bookmarkStart w:name="_Toc142149089" w:id="2102967169"/>
      <w:r>
        <w:rPr>
          <w:noProof w:val="0"/>
          <w:lang w:val="en-US"/>
        </w:rPr>
        <w:t xml:space="preserve">5.1 Competitive SWOT Analysis</w:t>
      </w:r>
      <w:bookmarkEnd w:id="2102967169"/>
    </w:p>
    <w:p w:rsidR="3534BDEA" w:rsidP="263357EF" w:rsidRDefault="3534BDEA" w14:paraId="06B27F8C" w14:textId="56EBE5B0">
      <w:pPr>
        <w:spacing w:before="120" w:beforeAutospacing="off" w:after="120" w:afterAutospacing="off"/>
        <w:jc w:val="left"/>
      </w:pPr>
      <w:r>
        <w:rPr>
          <w:rFonts w:ascii="Aptos" w:hAnsi="Aptos" w:eastAsia="Aptos" w:cs="Aptos"/>
          <w:noProof w:val="0"/>
          <w:sz w:val="24"/>
          <w:szCs w:val="24"/>
          <w:lang w:val="en-US"/>
        </w:rPr>
        <w:t xml:space="preserve">A competitive analysis helps understand the landscape before defining what Travel Buddy should be, providing a full picture of the market. It transforms raw market data into a strategic blueprint. The competitive SWOT analysis offers a different research angle when it focuses on the company's own. It maps a specific internal capability and external environment to uncover their strategic advantages (SalesMotion, 2024; UCI Ltd., 2024). It gives the design team a clear picture of their position with Travel Buddy.</w:t>
      </w:r>
    </w:p>
    <w:p w:rsidR="263357EF" w:rsidP="263357EF" w:rsidRDefault="263357EF" w14:paraId="4B895E10" w14:textId="253DB4FC">
      <w:pPr>
        <w:spacing w:before="120" w:beforeAutospacing="off" w:after="120" w:afterAutospacing="off"/>
        <w:jc w:val="left"/>
      </w:pPr>
    </w:p>
    <w:p w:rsidR="3534BDEA" w:rsidP="263357EF" w:rsidRDefault="3534BDEA" w14:paraId="7BC8D526" w14:textId="645FF2AB">
      <w:pPr>
        <w:spacing w:before="120" w:beforeAutospacing="off" w:after="120" w:afterAutospacing="off"/>
        <w:jc w:val="left"/>
      </w:pPr>
      <w:r>
        <w:rPr>
          <w:rFonts w:ascii="Aptos" w:hAnsi="Aptos" w:eastAsia="Aptos" w:cs="Aptos"/>
          <w:noProof w:val="0"/>
          <w:sz w:val="24"/>
          <w:szCs w:val="24"/>
          <w:lang w:val="en-US"/>
        </w:rPr>
        <w:t>Competitive SWOT has four pillars; each pillar tells a specific perspective. Firstly, strength is internal power that analyzes what the competitor does well, such as established brand reputation, proprietary technology, massive market share, or high customer loyalty (Enterprise Nation, 2024; Meegle, 2024). Secondly, weakness is where competitors fall or struggle to keep up. Third, opportunity is potential market trends that competitors can exploit, but current trends are not; still, keep an eye out for innovation and improvement.</w:t>
      </w:r>
    </w:p>
    <w:p w:rsidR="263357EF" w:rsidP="263357EF" w:rsidRDefault="263357EF" w14:paraId="29F1DF06" w14:textId="3E3F1CE7">
      <w:pPr>
        <w:spacing w:before="120" w:beforeAutospacing="off" w:after="120" w:afterAutospacing="off"/>
        <w:jc w:val="left"/>
      </w:pPr>
    </w:p>
    <w:tbl>
      <w:tblPr>
        <w:tblStyle w:val="TableGrid"/>
        <w:tblW w:w="0" w:type="auto"/>
        <w:tblLook w:val="06A0" w:firstRow="1" w:lastRow="0" w:firstColumn="1" w:lastColumn="0" w:noHBand="1" w:noVBand="1"/>
      </w:tblPr>
      <w:tblGrid>
        <w:gridCol w:w="1872"/>
        <w:gridCol w:w="1872"/>
        <w:gridCol w:w="1872"/>
        <w:gridCol w:w="1872"/>
        <w:gridCol w:w="1872"/>
      </w:tblGrid>
      <w:tr w:rsidR="319070D7" w:rsidTr="3A527F77" w14:paraId="1E83816B">
        <w:trPr>
          <w:trHeight w:val="300"/>
        </w:trPr>
        <w:tc>
          <w:tcPr>
            <w:tcW w:w="1872" w:type="dxa"/>
            <w:shd w:val="clear" w:color="auto" w:fill="808080" w:themeFill="background1" w:themeFillShade="80"/>
            <w:tcMar/>
          </w:tcPr>
          <w:p w:rsidR="560DA737" w:rsidP="3A527F77" w:rsidRDefault="560DA737" w14:paraId="0642C8F5" w14:textId="3820A82D">
            <w:pPr>
              <w:pStyle w:val="Normal"/>
              <w:rPr>
                <w:b w:val="1"/>
                <w:bCs w:val="1"/>
              </w:rPr>
            </w:pPr>
            <w:r>
              <w:rPr>
                <w:b w:val="1"/>
                <w:bCs w:val="1"/>
              </w:rPr>
              <w:t>Competitor</w:t>
            </w:r>
          </w:p>
        </w:tc>
        <w:tc>
          <w:tcPr>
            <w:tcW w:w="1872" w:type="dxa"/>
            <w:shd w:val="clear" w:color="auto" w:fill="808080" w:themeFill="background1" w:themeFillShade="80"/>
            <w:tcMar/>
          </w:tcPr>
          <w:p w:rsidR="37FCB1D2" w:rsidP="3A527F77" w:rsidRDefault="37FCB1D2" w14:paraId="45DEC939" w14:textId="54A8B6F9">
            <w:pPr>
              <w:pStyle w:val="Normal"/>
              <w:rPr>
                <w:rFonts w:ascii="Aptos" w:hAnsi="Aptos" w:eastAsia="Aptos" w:cs="Aptos"/>
                <w:b w:val="1"/>
                <w:bCs w:val="1"/>
                <w:noProof w:val="0"/>
                <w:sz w:val="24"/>
                <w:szCs w:val="24"/>
                <w:lang w:val="en-US"/>
              </w:rPr>
            </w:pPr>
            <w:r>
              <w:rPr>
                <w:rFonts w:ascii="Aptos" w:hAnsi="Aptos" w:eastAsia="Aptos" w:cs="Aptos"/>
                <w:b w:val="1"/>
                <w:bCs w:val="1"/>
                <w:noProof w:val="0"/>
                <w:sz w:val="24"/>
                <w:szCs w:val="24"/>
                <w:lang w:val="en-US"/>
              </w:rPr>
              <w:t>Strengths</w:t>
            </w:r>
          </w:p>
        </w:tc>
        <w:tc>
          <w:tcPr>
            <w:tcW w:w="1872" w:type="dxa"/>
            <w:shd w:val="clear" w:color="auto" w:fill="808080" w:themeFill="background1" w:themeFillShade="80"/>
            <w:tcMar/>
          </w:tcPr>
          <w:p w:rsidR="37FCB1D2" w:rsidP="3A527F77" w:rsidRDefault="37FCB1D2" w14:paraId="6DA63044" w14:textId="345A6F51">
            <w:pPr>
              <w:pStyle w:val="Normal"/>
              <w:rPr>
                <w:b w:val="1"/>
                <w:bCs w:val="1"/>
              </w:rPr>
            </w:pPr>
            <w:r>
              <w:rPr>
                <w:b w:val="1"/>
                <w:bCs w:val="1"/>
              </w:rPr>
              <w:t>Weakness</w:t>
            </w:r>
          </w:p>
        </w:tc>
        <w:tc>
          <w:tcPr>
            <w:tcW w:w="1872" w:type="dxa"/>
            <w:shd w:val="clear" w:color="auto" w:fill="808080" w:themeFill="background1" w:themeFillShade="80"/>
            <w:tcMar/>
          </w:tcPr>
          <w:p w:rsidR="37FCB1D2" w:rsidP="3A527F77" w:rsidRDefault="37FCB1D2" w14:paraId="5180F825" w14:textId="23A6DA53">
            <w:pPr>
              <w:pStyle w:val="Normal"/>
              <w:rPr>
                <w:rFonts w:ascii="Aptos" w:hAnsi="Aptos" w:eastAsia="Aptos" w:cs="Aptos"/>
                <w:b w:val="1"/>
                <w:bCs w:val="1"/>
                <w:noProof w:val="0"/>
                <w:sz w:val="24"/>
                <w:szCs w:val="24"/>
                <w:lang w:val="en-US"/>
              </w:rPr>
            </w:pPr>
            <w:r>
              <w:rPr>
                <w:rFonts w:ascii="Aptos" w:hAnsi="Aptos" w:eastAsia="Aptos" w:cs="Aptos"/>
                <w:b w:val="1"/>
                <w:bCs w:val="1"/>
                <w:noProof w:val="0"/>
                <w:sz w:val="24"/>
                <w:szCs w:val="24"/>
                <w:lang w:val="en-US"/>
              </w:rPr>
              <w:t>Opportunities / Threats</w:t>
            </w:r>
          </w:p>
        </w:tc>
        <w:tc>
          <w:tcPr>
            <w:tcW w:w="1872" w:type="dxa"/>
            <w:shd w:val="clear" w:color="auto" w:fill="808080" w:themeFill="background1" w:themeFillShade="80"/>
            <w:tcMar/>
          </w:tcPr>
          <w:p w:rsidR="37FCB1D2" w:rsidP="3A527F77" w:rsidRDefault="37FCB1D2" w14:paraId="51475E1B" w14:textId="02AAF8B4">
            <w:pPr>
              <w:pStyle w:val="Normal"/>
              <w:rPr>
                <w:rFonts w:ascii="Aptos" w:hAnsi="Aptos" w:eastAsia="Aptos" w:cs="Aptos"/>
                <w:b w:val="1"/>
                <w:bCs w:val="1"/>
                <w:noProof w:val="0"/>
                <w:sz w:val="24"/>
                <w:szCs w:val="24"/>
                <w:lang w:val="en-US"/>
              </w:rPr>
            </w:pPr>
            <w:r>
              <w:rPr>
                <w:rFonts w:ascii="Aptos" w:hAnsi="Aptos" w:eastAsia="Aptos" w:cs="Aptos"/>
                <w:b w:val="1"/>
                <w:bCs w:val="1"/>
                <w:noProof w:val="0"/>
                <w:sz w:val="24"/>
                <w:szCs w:val="24"/>
                <w:lang w:val="en-US"/>
              </w:rPr>
              <w:t>Implication</w:t>
            </w:r>
          </w:p>
        </w:tc>
      </w:tr>
      <w:tr w:rsidR="319070D7" w:rsidTr="3A527F77" w14:paraId="282110E3">
        <w:trPr>
          <w:trHeight w:val="300"/>
        </w:trPr>
        <w:tc>
          <w:tcPr>
            <w:tcW w:w="1872" w:type="dxa"/>
            <w:tcMar/>
          </w:tcPr>
          <w:p w:rsidR="04CE43D7" w:rsidP="319070D7" w:rsidRDefault="04CE43D7" w14:paraId="1B13A135" w14:textId="51FE7CF9">
            <w:pPr>
              <w:pStyle w:val="Normal"/>
            </w:pPr>
            <w:r>
              <w:rPr>
                <w:rFonts w:ascii="Aptos" w:hAnsi="Aptos" w:eastAsia="Aptos" w:cs="Aptos"/>
                <w:noProof w:val="0"/>
                <w:sz w:val="24"/>
                <w:szCs w:val="24"/>
                <w:lang w:val="en-US"/>
              </w:rPr>
              <w:t>TripAdvisor</w:t>
            </w:r>
          </w:p>
        </w:tc>
        <w:tc>
          <w:tcPr>
            <w:tcW w:w="1872" w:type="dxa"/>
            <w:tcMar/>
          </w:tcPr>
          <w:p w:rsidR="04CE43D7" w:rsidP="319070D7" w:rsidRDefault="04CE43D7" w14:paraId="77F4FA24" w14:textId="6AA7C2B2">
            <w:pPr>
              <w:pStyle w:val="Normal"/>
            </w:pPr>
            <w:r>
              <w:rPr>
                <w:rFonts w:ascii="Aptos" w:hAnsi="Aptos" w:eastAsia="Aptos" w:cs="Aptos"/>
                <w:noProof w:val="0"/>
                <w:sz w:val="24"/>
                <w:szCs w:val="24"/>
                <w:lang w:val="en-US"/>
              </w:rPr>
              <w:t>1B+ user reviews; strong global brand trust (The Strategy Story, 2024)</w:t>
            </w:r>
          </w:p>
        </w:tc>
        <w:tc>
          <w:tcPr>
            <w:tcW w:w="1872" w:type="dxa"/>
            <w:tcMar/>
          </w:tcPr>
          <w:p w:rsidR="43233FF5" w:rsidP="319070D7" w:rsidRDefault="43233FF5" w14:paraId="13719C73" w14:textId="35A7E1C6">
            <w:pPr>
              <w:pStyle w:val="Normal"/>
            </w:pPr>
            <w:r>
              <w:rPr>
                <w:rFonts w:ascii="Aptos" w:hAnsi="Aptos" w:eastAsia="Aptos" w:cs="Aptos"/>
                <w:noProof w:val="0"/>
                <w:sz w:val="24"/>
                <w:szCs w:val="24"/>
                <w:lang w:val="en-US"/>
              </w:rPr>
              <w:t>Fake reviews erode credibility; no social/companion layer (The Strategy Story, 2024)</w:t>
            </w:r>
          </w:p>
        </w:tc>
        <w:tc>
          <w:tcPr>
            <w:tcW w:w="1872" w:type="dxa"/>
            <w:tcMar/>
          </w:tcPr>
          <w:p w:rsidR="43233FF5" w:rsidP="319070D7" w:rsidRDefault="43233FF5" w14:paraId="2639BDEE" w14:textId="4FE5FEFB">
            <w:pPr>
              <w:pStyle w:val="Normal"/>
            </w:pPr>
            <w:r>
              <w:rPr>
                <w:rFonts w:ascii="Aptos" w:hAnsi="Aptos" w:eastAsia="Aptos" w:cs="Aptos"/>
                <w:noProof w:val="0"/>
                <w:sz w:val="24"/>
                <w:szCs w:val="24"/>
                <w:lang w:val="en-US"/>
              </w:rPr>
              <w:t>Rising demand for authentic experiences; Google's travel products threaten core traffic (The Strategy Story, 2024)</w:t>
            </w:r>
          </w:p>
        </w:tc>
        <w:tc>
          <w:tcPr>
            <w:tcW w:w="1872" w:type="dxa"/>
            <w:tcMar/>
          </w:tcPr>
          <w:p w:rsidR="5C8B0E60" w:rsidP="319070D7" w:rsidRDefault="5C8B0E60" w14:paraId="1E8EA2F9" w14:textId="28418576">
            <w:pPr>
              <w:pStyle w:val="Normal"/>
            </w:pPr>
            <w:r>
              <w:rPr>
                <w:rFonts w:ascii="Aptos" w:hAnsi="Aptos" w:eastAsia="Aptos" w:cs="Aptos"/>
                <w:noProof w:val="0"/>
                <w:sz w:val="24"/>
                <w:szCs w:val="24"/>
                <w:lang w:val="en-US"/>
              </w:rPr>
              <w:t>Reference tool, not companion</w:t>
            </w:r>
          </w:p>
        </w:tc>
      </w:tr>
      <w:tr w:rsidR="319070D7" w:rsidTr="3A527F77" w14:paraId="1F593634">
        <w:trPr>
          <w:trHeight w:val="300"/>
        </w:trPr>
        <w:tc>
          <w:tcPr>
            <w:tcW w:w="1872" w:type="dxa"/>
            <w:tcMar/>
          </w:tcPr>
          <w:p w:rsidR="58633595" w:rsidP="319070D7" w:rsidRDefault="58633595" w14:paraId="61FE06D2" w14:textId="5063EA97">
            <w:pPr>
              <w:pStyle w:val="Normal"/>
            </w:pPr>
            <w:r>
              <w:rPr>
                <w:rFonts w:ascii="Aptos" w:hAnsi="Aptos" w:eastAsia="Aptos" w:cs="Aptos"/>
                <w:noProof w:val="0"/>
                <w:sz w:val="24"/>
                <w:szCs w:val="24"/>
                <w:lang w:val="en-US"/>
              </w:rPr>
              <w:t>Polarsteps</w:t>
            </w:r>
          </w:p>
        </w:tc>
        <w:tc>
          <w:tcPr>
            <w:tcW w:w="1872" w:type="dxa"/>
            <w:tcMar/>
          </w:tcPr>
          <w:p w:rsidR="5C8B0E60" w:rsidP="319070D7" w:rsidRDefault="5C8B0E60" w14:paraId="315E48A4" w14:textId="6AB707F0">
            <w:pPr>
              <w:pStyle w:val="Normal"/>
            </w:pPr>
            <w:r>
              <w:rPr>
                <w:rFonts w:ascii="Aptos" w:hAnsi="Aptos" w:eastAsia="Aptos" w:cs="Aptos"/>
                <w:noProof w:val="0"/>
                <w:sz w:val="24"/>
                <w:szCs w:val="24"/>
                <w:lang w:val="en-US"/>
              </w:rPr>
              <w:t>Frictionless GPS journaling; 18M organic users; privacy-first (Startuprad.io, 2024)</w:t>
            </w:r>
          </w:p>
        </w:tc>
        <w:tc>
          <w:tcPr>
            <w:tcW w:w="1872" w:type="dxa"/>
            <w:tcMar/>
          </w:tcPr>
          <w:p w:rsidR="5C8B0E60" w:rsidP="319070D7" w:rsidRDefault="5C8B0E60" w14:paraId="210C0E9B" w14:textId="2F6255AF">
            <w:pPr>
              <w:pStyle w:val="Normal"/>
            </w:pPr>
            <w:r>
              <w:rPr>
                <w:rFonts w:ascii="Aptos" w:hAnsi="Aptos" w:eastAsia="Aptos" w:cs="Aptos"/>
                <w:noProof w:val="0"/>
                <w:sz w:val="24"/>
                <w:szCs w:val="24"/>
                <w:lang w:val="en-US"/>
              </w:rPr>
              <w:t>Zero discovery/connection features; always-on GPS drains battery (Kimola, 2024</w:t>
            </w:r>
          </w:p>
        </w:tc>
        <w:tc>
          <w:tcPr>
            <w:tcW w:w="1872" w:type="dxa"/>
            <w:tcMar/>
          </w:tcPr>
          <w:p w:rsidR="5C8B0E60" w:rsidP="319070D7" w:rsidRDefault="5C8B0E60" w14:paraId="4498A0DA" w14:textId="577EED7B">
            <w:pPr>
              <w:pStyle w:val="Normal"/>
            </w:pPr>
            <w:r>
              <w:rPr>
                <w:rFonts w:ascii="Aptos" w:hAnsi="Aptos" w:eastAsia="Aptos" w:cs="Aptos"/>
                <w:noProof w:val="0"/>
                <w:sz w:val="24"/>
                <w:szCs w:val="24"/>
                <w:lang w:val="en-US"/>
              </w:rPr>
              <w:t>Could add pre-trip planning; social apps (Instagram, TikTok) threaten its niche (Kimola, 2024)</w:t>
            </w:r>
          </w:p>
        </w:tc>
        <w:tc>
          <w:tcPr>
            <w:tcW w:w="1872" w:type="dxa"/>
            <w:tcMar/>
          </w:tcPr>
          <w:p w:rsidR="1C9B30CF" w:rsidP="319070D7" w:rsidRDefault="1C9B30CF" w14:paraId="7F415FBE" w14:textId="24C0763D">
            <w:pPr>
              <w:pStyle w:val="Normal"/>
            </w:pPr>
            <w:r>
              <w:rPr>
                <w:rFonts w:ascii="Aptos" w:hAnsi="Aptos" w:eastAsia="Aptos" w:cs="Aptos"/>
                <w:noProof w:val="0"/>
                <w:sz w:val="24"/>
                <w:szCs w:val="24"/>
                <w:lang w:val="en-US"/>
              </w:rPr>
              <w:t>Owns memory layer only</w:t>
            </w:r>
          </w:p>
        </w:tc>
      </w:tr>
      <w:tr w:rsidR="319070D7" w:rsidTr="3A527F77" w14:paraId="13F88547">
        <w:trPr>
          <w:trHeight w:val="300"/>
        </w:trPr>
        <w:tc>
          <w:tcPr>
            <w:tcW w:w="1872" w:type="dxa"/>
            <w:tcMar/>
          </w:tcPr>
          <w:p w:rsidR="64A219E7" w:rsidP="319070D7" w:rsidRDefault="64A219E7" w14:paraId="58F41CCE" w14:textId="7FD5B16A">
            <w:pPr>
              <w:pStyle w:val="Normal"/>
            </w:pPr>
            <w:r>
              <w:rPr>
                <w:rFonts w:ascii="Aptos" w:hAnsi="Aptos" w:eastAsia="Aptos" w:cs="Aptos"/>
                <w:noProof w:val="0"/>
                <w:sz w:val="24"/>
                <w:szCs w:val="24"/>
                <w:lang w:val="en-US"/>
              </w:rPr>
              <w:t>Airbnb Experiences</w:t>
            </w:r>
          </w:p>
        </w:tc>
        <w:tc>
          <w:tcPr>
            <w:tcW w:w="1872" w:type="dxa"/>
            <w:tcMar/>
          </w:tcPr>
          <w:p w:rsidR="64A219E7" w:rsidP="319070D7" w:rsidRDefault="64A219E7" w14:paraId="5F86B494" w14:textId="395CEB07">
            <w:pPr>
              <w:pStyle w:val="Normal"/>
            </w:pPr>
            <w:r>
              <w:rPr>
                <w:rFonts w:ascii="Aptos" w:hAnsi="Aptos" w:eastAsia="Aptos" w:cs="Aptos"/>
                <w:noProof w:val="0"/>
                <w:sz w:val="24"/>
                <w:szCs w:val="24"/>
                <w:lang w:val="en-US"/>
              </w:rPr>
              <w:t>Trusted host-traveler connection at global scale (Latterly.org, 2024)</w:t>
            </w:r>
          </w:p>
        </w:tc>
        <w:tc>
          <w:tcPr>
            <w:tcW w:w="1872" w:type="dxa"/>
            <w:tcMar/>
          </w:tcPr>
          <w:p w:rsidR="1C9B30CF" w:rsidP="319070D7" w:rsidRDefault="1C9B30CF" w14:paraId="19E9CDDC" w14:textId="1A9C5D8A">
            <w:pPr>
              <w:pStyle w:val="Normal"/>
            </w:pPr>
            <w:r>
              <w:rPr>
                <w:rFonts w:ascii="Aptos" w:hAnsi="Aptos" w:eastAsia="Aptos" w:cs="Aptos"/>
                <w:noProof w:val="0"/>
                <w:sz w:val="24"/>
                <w:szCs w:val="24"/>
                <w:lang w:val="en-US"/>
              </w:rPr>
              <w:t>Entirely transactional; every connection requires paid booking (Streetwise Journal, 2024)</w:t>
            </w:r>
          </w:p>
        </w:tc>
        <w:tc>
          <w:tcPr>
            <w:tcW w:w="1872" w:type="dxa"/>
            <w:tcMar/>
          </w:tcPr>
          <w:p w:rsidR="1C9B30CF" w:rsidP="319070D7" w:rsidRDefault="1C9B30CF" w14:paraId="259C719A" w14:textId="0382A5ED">
            <w:pPr>
              <w:pStyle w:val="Normal"/>
            </w:pPr>
            <w:r>
              <w:rPr>
                <w:rFonts w:ascii="Aptos" w:hAnsi="Aptos" w:eastAsia="Aptos" w:cs="Aptos"/>
                <w:noProof w:val="0"/>
                <w:sz w:val="24"/>
                <w:szCs w:val="24"/>
                <w:lang w:val="en-US"/>
              </w:rPr>
              <w:t>Freemium tier could widen host pool; sharing-economy regulation is a threat (Streetwise Journal, 2024)</w:t>
            </w:r>
          </w:p>
        </w:tc>
        <w:tc>
          <w:tcPr>
            <w:tcW w:w="1872" w:type="dxa"/>
            <w:tcMar/>
          </w:tcPr>
          <w:p w:rsidR="1C9B30CF" w:rsidP="319070D7" w:rsidRDefault="1C9B30CF" w14:paraId="2E98AA3A" w14:textId="5D9CB18A">
            <w:pPr>
              <w:pStyle w:val="Normal"/>
            </w:pPr>
            <w:r>
              <w:rPr>
                <w:rFonts w:ascii="Aptos" w:hAnsi="Aptos" w:eastAsia="Aptos" w:cs="Aptos"/>
                <w:noProof w:val="0"/>
                <w:sz w:val="24"/>
                <w:szCs w:val="24"/>
                <w:lang w:val="en-US"/>
              </w:rPr>
              <w:t>Proves demand, but paywall blocks authenticity</w:t>
            </w:r>
          </w:p>
        </w:tc>
      </w:tr>
    </w:tbl>
    <w:p w:rsidR="263357EF" w:rsidP="319070D7" w:rsidRDefault="263357EF" w14:paraId="668D7789" w14:textId="7C8DE01D">
      <w:pPr>
        <w:pStyle w:val="Normal"/>
      </w:pPr>
      <w:r>
        <w:rPr>
          <w:noProof w:val="0"/>
          <w:lang w:val="en-US"/>
        </w:rPr>
        <w:t xml:space="preserve">Table 3. Condensed SWOT of selected competitors.</w:t>
      </w:r>
    </w:p>
    <w:p w:rsidR="319070D7" w:rsidP="319070D7" w:rsidRDefault="319070D7" w14:paraId="0CEE1A71" w14:textId="3001714F">
      <w:pPr>
        <w:pStyle w:val="Normal"/>
        <w:rPr>
          <w:noProof w:val="0"/>
          <w:lang w:val="en-US"/>
        </w:rPr>
      </w:pPr>
    </w:p>
    <w:p w:rsidR="6A31F262" w:rsidP="3A527F77" w:rsidRDefault="6A31F262" w14:paraId="06A2A4F4" w14:textId="172F6241">
      <w:pPr>
        <w:pStyle w:val="Normal"/>
        <w:rPr>
          <w:rFonts w:ascii="Aptos" w:hAnsi="Aptos" w:eastAsia="Aptos" w:cs="Aptos"/>
          <w:b w:val="1"/>
          <w:bCs w:val="1"/>
          <w:noProof w:val="0"/>
          <w:sz w:val="24"/>
          <w:szCs w:val="24"/>
          <w:lang w:val="en-US"/>
        </w:rPr>
      </w:pPr>
      <w:r>
        <w:rPr>
          <w:rFonts w:ascii="Aptos" w:hAnsi="Aptos" w:eastAsia="Aptos" w:cs="Aptos"/>
          <w:noProof w:val="0"/>
          <w:sz w:val="24"/>
          <w:szCs w:val="24"/>
          <w:lang w:val="en-US"/>
        </w:rPr>
        <w:t xml:space="preserve">Synthesizing these gaps into an overall SWOT for Travel Buddy (Table 4) confirms the opportunity: no competitor currently serves travelers across all three dimensions, in real time, for free. This insight anchors the feature prioritization </w:t>
      </w:r>
    </w:p>
    <w:tbl>
      <w:tblPr>
        <w:tblStyle w:val="TableGrid"/>
        <w:tblW w:w="0" w:type="auto"/>
        <w:tblLook w:val="06A0" w:firstRow="1" w:lastRow="0" w:firstColumn="1" w:lastColumn="0" w:noHBand="1" w:noVBand="1"/>
      </w:tblPr>
      <w:tblGrid>
        <w:gridCol w:w="4680"/>
        <w:gridCol w:w="4680"/>
      </w:tblGrid>
      <w:tr w:rsidR="319070D7" w:rsidTr="3A527F77" w14:paraId="4D3DF10A">
        <w:trPr>
          <w:trHeight w:val="300"/>
        </w:trPr>
        <w:tc>
          <w:tcPr>
            <w:tcW w:w="4680" w:type="dxa"/>
            <w:shd w:val="clear" w:color="auto" w:fill="808080" w:themeFill="background1" w:themeFillShade="80"/>
            <w:tcMar/>
          </w:tcPr>
          <w:p w:rsidR="319070D7" w:rsidP="3A527F77" w:rsidRDefault="319070D7" w14:paraId="3339B550" w14:textId="62E6AFD2">
            <w:pPr>
              <w:pStyle w:val="Normal"/>
              <w:rPr>
                <w:rFonts w:ascii="Aptos" w:hAnsi="Aptos" w:eastAsia="Aptos" w:cs="Aptos"/>
                <w:b w:val="1"/>
                <w:bCs w:val="1"/>
                <w:noProof w:val="0"/>
                <w:sz w:val="24"/>
                <w:szCs w:val="24"/>
                <w:lang w:val="en-US"/>
              </w:rPr>
            </w:pPr>
            <w:r>
              <w:rPr>
                <w:rFonts w:ascii="Aptos" w:hAnsi="Aptos" w:eastAsia="Aptos" w:cs="Aptos"/>
                <w:b w:val="1"/>
                <w:bCs w:val="1"/>
                <w:noProof w:val="0"/>
                <w:sz w:val="24"/>
                <w:szCs w:val="24"/>
                <w:lang w:val="en-US"/>
              </w:rPr>
              <w:t>Strengths</w:t>
            </w:r>
          </w:p>
        </w:tc>
        <w:tc>
          <w:tcPr>
            <w:tcW w:w="4680" w:type="dxa"/>
            <w:shd w:val="clear" w:color="auto" w:fill="808080" w:themeFill="background1" w:themeFillShade="80"/>
            <w:tcMar/>
          </w:tcPr>
          <w:p w:rsidR="319070D7" w:rsidP="3A527F77" w:rsidRDefault="319070D7" w14:paraId="2626D3D1" w14:textId="3CDF7FBD">
            <w:pPr>
              <w:pStyle w:val="Normal"/>
              <w:rPr>
                <w:rFonts w:ascii="Aptos" w:hAnsi="Aptos" w:eastAsia="Aptos" w:cs="Aptos"/>
                <w:b w:val="1"/>
                <w:bCs w:val="1"/>
                <w:noProof w:val="0"/>
                <w:sz w:val="24"/>
                <w:szCs w:val="24"/>
                <w:lang w:val="en-US"/>
              </w:rPr>
            </w:pPr>
            <w:r>
              <w:rPr>
                <w:rFonts w:ascii="Aptos" w:hAnsi="Aptos" w:eastAsia="Aptos" w:cs="Aptos"/>
                <w:b w:val="1"/>
                <w:bCs w:val="1"/>
                <w:noProof w:val="0"/>
                <w:sz w:val="24"/>
                <w:szCs w:val="24"/>
                <w:lang w:val="en-US"/>
              </w:rPr>
              <w:t>Weakness</w:t>
            </w:r>
          </w:p>
        </w:tc>
      </w:tr>
      <w:tr w:rsidR="319070D7" w:rsidTr="3A527F77" w14:paraId="38BC5249">
        <w:trPr>
          <w:trHeight w:val="300"/>
        </w:trPr>
        <w:tc>
          <w:tcPr>
            <w:tcW w:w="4680" w:type="dxa"/>
            <w:tcMar/>
          </w:tcPr>
          <w:p w:rsidR="6F99E3F1" w:rsidP="319070D7" w:rsidRDefault="6F99E3F1" w14:paraId="6743F97D" w14:textId="43F79CF6">
            <w:pPr>
              <w:pStyle w:val="Normal"/>
            </w:pPr>
            <w:r>
              <w:rPr>
                <w:rFonts w:ascii="Aptos" w:hAnsi="Aptos" w:eastAsia="Aptos" w:cs="Aptos"/>
                <w:noProof w:val="0"/>
                <w:sz w:val="24"/>
                <w:szCs w:val="24"/>
                <w:lang w:val="en-US"/>
              </w:rPr>
              <w:t>Only platform spanning all three pillars (Discover · Connect · Plan &amp; Share); non-transactional local connection; real-time journaling; privacy-first design</w:t>
            </w:r>
          </w:p>
        </w:tc>
        <w:tc>
          <w:tcPr>
            <w:tcW w:w="4680" w:type="dxa"/>
            <w:tcMar/>
          </w:tcPr>
          <w:p w:rsidR="6F99E3F1" w:rsidP="319070D7" w:rsidRDefault="6F99E3F1" w14:paraId="694629EE" w14:textId="489943B7">
            <w:pPr>
              <w:pStyle w:val="Normal"/>
            </w:pPr>
            <w:r>
              <w:rPr>
                <w:rFonts w:ascii="Aptos" w:hAnsi="Aptos" w:eastAsia="Aptos" w:cs="Aptos"/>
                <w:noProof w:val="0"/>
                <w:sz w:val="24"/>
                <w:szCs w:val="24"/>
                <w:lang w:val="en-US"/>
              </w:rPr>
              <w:t>Greenfield product — no existing user base or trust signals; must build local-guide supply from zero; dependent on third-party map/booking APIs</w:t>
            </w:r>
          </w:p>
        </w:tc>
      </w:tr>
      <w:tr w:rsidR="319070D7" w:rsidTr="3A527F77" w14:paraId="2244B1E1">
        <w:trPr>
          <w:trHeight w:val="300"/>
        </w:trPr>
        <w:tc>
          <w:tcPr>
            <w:tcW w:w="4680" w:type="dxa"/>
            <w:shd w:val="clear" w:color="auto" w:fill="808080" w:themeFill="background1" w:themeFillShade="80"/>
            <w:tcMar/>
          </w:tcPr>
          <w:p w:rsidR="319070D7" w:rsidP="3A527F77" w:rsidRDefault="319070D7" w14:paraId="6226D38F" w14:textId="4E388B21">
            <w:pPr>
              <w:pStyle w:val="Normal"/>
              <w:rPr>
                <w:rFonts w:ascii="Aptos" w:hAnsi="Aptos" w:eastAsia="Aptos" w:cs="Aptos"/>
                <w:b w:val="1"/>
                <w:bCs w:val="1"/>
                <w:noProof w:val="0"/>
                <w:sz w:val="24"/>
                <w:szCs w:val="24"/>
                <w:lang w:val="en-US"/>
              </w:rPr>
            </w:pPr>
            <w:r>
              <w:rPr>
                <w:rFonts w:ascii="Aptos" w:hAnsi="Aptos" w:eastAsia="Aptos" w:cs="Aptos"/>
                <w:b w:val="1"/>
                <w:bCs w:val="1"/>
                <w:noProof w:val="0"/>
                <w:sz w:val="24"/>
                <w:szCs w:val="24"/>
                <w:lang w:val="en-US"/>
              </w:rPr>
              <w:t>Opportunities</w:t>
            </w:r>
          </w:p>
        </w:tc>
        <w:tc>
          <w:tcPr>
            <w:tcW w:w="4680" w:type="dxa"/>
            <w:shd w:val="clear" w:color="auto" w:fill="808080" w:themeFill="background1" w:themeFillShade="80"/>
            <w:tcMar/>
          </w:tcPr>
          <w:p w:rsidR="319070D7" w:rsidP="3A527F77" w:rsidRDefault="319070D7" w14:paraId="746901AF" w14:textId="4C67B060">
            <w:pPr>
              <w:pStyle w:val="Normal"/>
              <w:rPr>
                <w:rFonts w:ascii="Aptos" w:hAnsi="Aptos" w:eastAsia="Aptos" w:cs="Aptos"/>
                <w:b w:val="1"/>
                <w:bCs w:val="1"/>
                <w:noProof w:val="0"/>
                <w:sz w:val="24"/>
                <w:szCs w:val="24"/>
                <w:lang w:val="en-US"/>
              </w:rPr>
            </w:pPr>
            <w:r>
              <w:rPr>
                <w:rFonts w:ascii="Aptos" w:hAnsi="Aptos" w:eastAsia="Aptos" w:cs="Aptos"/>
                <w:b w:val="1"/>
                <w:bCs w:val="1"/>
                <w:noProof w:val="0"/>
                <w:sz w:val="24"/>
                <w:szCs w:val="24"/>
                <w:lang w:val="en-US"/>
              </w:rPr>
              <w:t>Threats</w:t>
            </w:r>
          </w:p>
        </w:tc>
      </w:tr>
      <w:tr w:rsidR="319070D7" w:rsidTr="3A527F77" w14:paraId="3AA3C2A6">
        <w:trPr>
          <w:trHeight w:val="300"/>
        </w:trPr>
        <w:tc>
          <w:tcPr>
            <w:tcW w:w="4680" w:type="dxa"/>
            <w:tcMar/>
          </w:tcPr>
          <w:p w:rsidR="319070D7" w:rsidP="319070D7" w:rsidRDefault="319070D7" w14:paraId="14C3860D" w14:textId="47119615">
            <w:pPr>
              <w:pStyle w:val="Normal"/>
            </w:pPr>
            <w:r>
              <w:rPr>
                <w:rFonts w:ascii="Aptos" w:hAnsi="Aptos" w:eastAsia="Aptos" w:cs="Aptos"/>
                <w:noProof w:val="0"/>
                <w:sz w:val="24"/>
                <w:szCs w:val="24"/>
                <w:lang w:val="en-US"/>
              </w:rPr>
              <w:t>Clear market gap, no all-in-one competitor; rising distrust of review platforms; Gen Z preference for peer-sourced recommendations</w:t>
            </w:r>
          </w:p>
        </w:tc>
        <w:tc>
          <w:tcPr>
            <w:tcW w:w="4680" w:type="dxa"/>
            <w:tcMar/>
          </w:tcPr>
          <w:p w:rsidR="319070D7" w:rsidP="319070D7" w:rsidRDefault="319070D7" w14:paraId="4E825FCE" w14:textId="338109A5">
            <w:pPr>
              <w:pStyle w:val="Normal"/>
            </w:pPr>
            <w:r>
              <w:rPr>
                <w:rFonts w:ascii="Aptos" w:hAnsi="Aptos" w:eastAsia="Aptos" w:cs="Aptos"/>
                <w:noProof w:val="0"/>
                <w:sz w:val="24"/>
                <w:szCs w:val="24"/>
                <w:lang w:val="en-US"/>
              </w:rPr>
              <w:t>Google could add social features via its infrastructure advantage; Airbnb could remove its paywall; entrenched multi-app user habits</w:t>
            </w:r>
          </w:p>
        </w:tc>
      </w:tr>
    </w:tbl>
    <w:p w:rsidR="319070D7" w:rsidP="319070D7" w:rsidRDefault="319070D7" w14:paraId="30D697FE" w14:textId="6CB5A4FF">
      <w:pPr>
        <w:pStyle w:val="Normal"/>
      </w:pPr>
      <w:r>
        <w:rPr>
          <w:noProof w:val="0"/>
          <w:lang w:val="en-US"/>
        </w:rPr>
        <w:t xml:space="preserve">Table 4: Travel Buddy SWOT</w:t>
      </w:r>
    </w:p>
    <w:p w:rsidR="631F037F" w:rsidP="3A527F77" w:rsidRDefault="631F037F" w14:paraId="602B609E" w14:textId="6118659F">
      <w:pPr>
        <w:spacing w:before="120" w:beforeAutospacing="off" w:after="120" w:afterAutospacing="off"/>
        <w:jc w:val="left"/>
      </w:pPr>
      <w:r>
        <w:rPr>
          <w:rFonts w:ascii="Aptos" w:hAnsi="Aptos" w:eastAsia="Aptos" w:cs="Aptos"/>
          <w:noProof w:val="0"/>
          <w:sz w:val="24"/>
          <w:szCs w:val="24"/>
          <w:lang w:val="en-US"/>
        </w:rPr>
        <w:t xml:space="preserve">Overall, the competitor's SWOT landscape validates the strategy and confirms that Travel Buddy is not competing against any single dominant player; there are still competitors with a clear focus on their own markets, offering opportunities for Travel Buddy.</w:t>
      </w:r>
    </w:p>
    <w:p w:rsidR="3A527F77" w:rsidP="3A527F77" w:rsidRDefault="3A527F77" w14:paraId="36E4D268" w14:textId="0EC3BF00">
      <w:pPr>
        <w:pStyle w:val="Normal"/>
        <w:rPr>
          <w:noProof w:val="0"/>
          <w:lang w:val="en-US"/>
        </w:rPr>
      </w:pPr>
    </w:p>
    <w:p w:rsidR="51783707" w:rsidP="1744CD6F" w:rsidRDefault="51783707" w14:paraId="4B86998F" w14:textId="33073917">
      <w:pPr>
        <w:pStyle w:val="Heading2"/>
        <w:rPr>
          <w:rFonts w:ascii="Aptos" w:hAnsi="Aptos" w:eastAsia="Aptos" w:cs="Aptos"/>
          <w:noProof w:val="0"/>
          <w:sz w:val="24"/>
          <w:szCs w:val="24"/>
          <w:lang w:val="en-US"/>
        </w:rPr>
      </w:pPr>
      <w:bookmarkStart w:name="_Toc86803922" w:id="1224213384"/>
      <w:r>
        <w:rPr>
          <w:noProof w:val="0"/>
          <w:lang w:val="en-US"/>
        </w:rPr>
        <w:t xml:space="preserve">5.2 Key Insights &amp; Affinity Clustering</w:t>
      </w:r>
      <w:bookmarkEnd w:id="1224213384"/>
    </w:p>
    <w:p w:rsidR="494ED5D8" w:rsidP="10748545" w:rsidRDefault="494ED5D8" w14:paraId="72DCE2A5" w14:textId="09DDAEBB">
      <w:pPr>
        <w:spacing w:before="120" w:beforeAutospacing="off" w:after="120" w:afterAutospacing="off"/>
        <w:ind w:firstLine="0"/>
        <w:jc w:val="left"/>
        <w:rPr>
          <w:rFonts w:ascii="Aptos" w:hAnsi="Aptos" w:eastAsia="Aptos" w:cs="Aptos"/>
          <w:b w:val="1"/>
          <w:bCs w:val="1"/>
          <w:noProof w:val="0"/>
          <w:sz w:val="24"/>
          <w:szCs w:val="24"/>
          <w:lang w:val="en-US"/>
        </w:rPr>
      </w:pPr>
      <w:r>
        <w:rPr>
          <w:rFonts w:ascii="Aptos" w:hAnsi="Aptos" w:eastAsia="Aptos" w:cs="Aptos"/>
          <w:b w:val="1"/>
          <w:bCs w:val="1"/>
          <w:noProof w:val="0"/>
          <w:sz w:val="24"/>
          <w:szCs w:val="24"/>
          <w:lang w:val="en-US"/>
        </w:rPr>
        <w:t xml:space="preserve">Cluster 1 - Local and personal recommendations dominate trust.</w:t>
      </w:r>
    </w:p>
    <w:p w:rsidR="4289AD4B" w:rsidP="1A09D8A1" w:rsidRDefault="4289AD4B" w14:paraId="0305877E" w14:textId="0F175CC5">
      <w:pPr>
        <w:spacing w:before="120" w:beforeAutospacing="off" w:after="120" w:afterAutospacing="off"/>
        <w:jc w:val="left"/>
      </w:pPr>
      <w:r>
        <w:rPr>
          <w:rFonts w:ascii="Aptos" w:hAnsi="Aptos" w:eastAsia="Aptos" w:cs="Aptos"/>
          <w:noProof w:val="0"/>
          <w:sz w:val="24"/>
          <w:szCs w:val="24"/>
          <w:lang w:val="en-US"/>
        </w:rPr>
        <w:t>Many travelers don't trust online reviews and are frustrated by fake ads and commercial content. They want AI tools to help find real local experiences, but currently have to use too many different apps, which wastes time.</w:t>
      </w:r>
    </w:p>
    <w:p w:rsidR="4289AD4B" w:rsidP="1A09D8A1" w:rsidRDefault="4289AD4B" w14:paraId="3A0055B7" w14:textId="374109AA">
      <w:pPr>
        <w:spacing w:before="120" w:beforeAutospacing="off" w:after="120" w:afterAutospacing="off"/>
        <w:jc w:val="left"/>
      </w:pPr>
      <w:r>
        <w:rPr>
          <w:rFonts w:ascii="Aptos" w:hAnsi="Aptos" w:eastAsia="Aptos" w:cs="Aptos"/>
          <w:noProof w:val="0"/>
          <w:sz w:val="24"/>
          <w:szCs w:val="24"/>
          <w:lang w:val="en-US"/>
        </w:rPr>
        <w:t>The main challenge is to show authentic local tips without letting the platform become commercialized.</w:t>
      </w:r>
    </w:p>
    <w:p w:rsidR="263357EF" w:rsidP="263357EF" w:rsidRDefault="263357EF" w14:paraId="13AFB0E8" w14:textId="38C3C73A">
      <w:pPr>
        <w:spacing w:before="120" w:beforeAutospacing="off" w:after="120" w:afterAutospacing="off"/>
        <w:jc w:val="left"/>
      </w:pPr>
    </w:p>
    <w:p w:rsidR="76A48854" w:rsidP="10748545" w:rsidRDefault="76A48854" w14:paraId="08B74C2E" w14:textId="194F98CA">
      <w:pPr>
        <w:pStyle w:val="Normal"/>
        <w:spacing w:before="120" w:beforeAutospacing="off" w:after="120" w:afterAutospacing="off"/>
        <w:ind w:firstLine="0"/>
        <w:jc w:val="left"/>
      </w:pPr>
      <w:r>
        <w:rPr>
          <w:rFonts w:ascii="Aptos" w:hAnsi="Aptos" w:eastAsia="Aptos" w:cs="Aptos"/>
          <w:b w:val="1"/>
          <w:bCs w:val="1"/>
          <w:noProof w:val="0"/>
          <w:sz w:val="24"/>
          <w:szCs w:val="24"/>
          <w:lang w:val="en-US"/>
        </w:rPr>
        <w:t xml:space="preserve">Cluster 2 - Fragmentation is real and becoming a more prominent pain point.</w:t>
      </w:r>
    </w:p>
    <w:p w:rsidR="705AF9C2" w:rsidP="1A09D8A1" w:rsidRDefault="705AF9C2" w14:paraId="4CB3E8DC" w14:textId="7C540547">
      <w:pPr>
        <w:spacing w:before="120" w:beforeAutospacing="off" w:after="120" w:afterAutospacing="off"/>
        <w:jc w:val="left"/>
      </w:pPr>
      <w:r>
        <w:rPr>
          <w:rFonts w:ascii="Aptos" w:hAnsi="Aptos" w:eastAsia="Aptos" w:cs="Aptos"/>
          <w:noProof w:val="0"/>
          <w:sz w:val="24"/>
          <w:szCs w:val="24"/>
          <w:lang w:val="en-US"/>
        </w:rPr>
        <w:t xml:space="preserve">Travelers often need 3+ apps per trip but still can't find everything in one place. Fragmentation is a growing frustration, and there's increasing demand for a single app with quality content.</w:t>
      </w:r>
    </w:p>
    <w:p w:rsidR="263357EF" w:rsidP="263357EF" w:rsidRDefault="263357EF" w14:paraId="5692D732" w14:textId="1E4E1AF7">
      <w:pPr>
        <w:spacing w:before="120" w:beforeAutospacing="off" w:after="120" w:afterAutospacing="off"/>
        <w:jc w:val="left"/>
      </w:pPr>
    </w:p>
    <w:p w:rsidR="28E8E15B" w:rsidP="10748545" w:rsidRDefault="28E8E15B" w14:paraId="239132D9" w14:textId="303B9C33">
      <w:pPr>
        <w:pStyle w:val="Normal"/>
        <w:spacing w:before="120" w:beforeAutospacing="off" w:after="120" w:afterAutospacing="off"/>
        <w:ind w:firstLine="0"/>
        <w:jc w:val="left"/>
      </w:pPr>
      <w:r>
        <w:rPr>
          <w:rFonts w:ascii="Aptos" w:hAnsi="Aptos" w:eastAsia="Aptos" w:cs="Aptos"/>
          <w:b w:val="1"/>
          <w:bCs w:val="1"/>
          <w:noProof w:val="0"/>
          <w:sz w:val="24"/>
          <w:szCs w:val="24"/>
          <w:lang w:val="en-US"/>
        </w:rPr>
        <w:t xml:space="preserve">Cluster 3 - Most travelers are open to local connections.</w:t>
      </w:r>
      <w:r>
        <w:rPr>
          <w:rFonts w:ascii="Aptos" w:hAnsi="Aptos" w:eastAsia="Aptos" w:cs="Aptos"/>
          <w:noProof w:val="0"/>
          <w:sz w:val="24"/>
          <w:szCs w:val="24"/>
          <w:lang w:val="en-US"/>
        </w:rPr>
        <w:t xml:space="preserve"> </w:t>
      </w:r>
    </w:p>
    <w:p w:rsidR="263357EF" w:rsidP="263357EF" w:rsidRDefault="263357EF" w14:paraId="539F8853" w14:textId="2376F665">
      <w:pPr>
        <w:spacing w:before="120" w:beforeAutospacing="off" w:after="120" w:afterAutospacing="off"/>
        <w:jc w:val="left"/>
      </w:pPr>
      <w:r>
        <w:rPr>
          <w:rFonts w:ascii="Aptos" w:hAnsi="Aptos" w:eastAsia="Aptos" w:cs="Aptos"/>
          <w:noProof w:val="0"/>
          <w:sz w:val="24"/>
          <w:szCs w:val="24"/>
          <w:lang w:val="en-US"/>
        </w:rPr>
        <w:t xml:space="preserve">12 of 13 are open to or have experienced local connections. 62% of participants noted that “Shared interests or travel styles should be visible on profile” so they can match from a nice-to-have to a near-requirement solution that helps them feel comfortable. Otherwise, the expectation needs to verify identity to ensure the product has a clear, non-transactional framing and visual interest/style matching. A local profile is the most interesting thing, which undermines the willingness to connect.</w:t>
      </w:r>
    </w:p>
    <w:p w:rsidR="263357EF" w:rsidP="263357EF" w:rsidRDefault="263357EF" w14:paraId="78B412F4" w14:textId="5B075C57">
      <w:pPr>
        <w:spacing w:before="120" w:beforeAutospacing="off" w:after="120" w:afterAutospacing="off"/>
        <w:jc w:val="left"/>
      </w:pPr>
    </w:p>
    <w:p w:rsidR="76A48854" w:rsidP="10748545" w:rsidRDefault="76A48854" w14:paraId="2C573687" w14:textId="4F15E1C2">
      <w:pPr>
        <w:pStyle w:val="Normal"/>
        <w:spacing w:before="120" w:beforeAutospacing="off" w:after="120" w:afterAutospacing="off"/>
        <w:ind w:firstLine="0"/>
        <w:jc w:val="left"/>
      </w:pPr>
      <w:r>
        <w:rPr>
          <w:rFonts w:ascii="Aptos" w:hAnsi="Aptos" w:eastAsia="Aptos" w:cs="Aptos"/>
          <w:b w:val="1"/>
          <w:bCs w:val="1"/>
          <w:noProof w:val="0"/>
          <w:sz w:val="24"/>
          <w:szCs w:val="24"/>
          <w:lang w:val="en-US"/>
        </w:rPr>
        <w:t xml:space="preserve">Cluster 4 - Most travelers either don’t document at all or want it to be fully automatic.</w:t>
      </w:r>
    </w:p>
    <w:p w:rsidR="1E5B280C" w:rsidP="1A09D8A1" w:rsidRDefault="1E5B280C" w14:paraId="2195A55E" w14:textId="6A3FEE80">
      <w:pPr>
        <w:spacing w:before="120" w:beforeAutospacing="off" w:after="120" w:afterAutospacing="off"/>
        <w:jc w:val="left"/>
      </w:pPr>
      <w:r>
        <w:rPr>
          <w:rFonts w:ascii="Aptos" w:hAnsi="Aptos" w:eastAsia="Aptos" w:cs="Aptos"/>
          <w:noProof w:val="0"/>
          <w:sz w:val="24"/>
          <w:szCs w:val="24"/>
          <w:lang w:val="en-US"/>
        </w:rPr>
        <w:t xml:space="preserve">Most travelers want easy, automated journaling with control over privacy. Offline access is essential since the internet is not always available.</w:t>
      </w:r>
    </w:p>
    <w:p w:rsidR="263357EF" w:rsidP="263357EF" w:rsidRDefault="263357EF" w14:paraId="4DFA8A80" w14:textId="204E7B2E">
      <w:pPr>
        <w:spacing w:before="120" w:beforeAutospacing="off" w:after="120" w:afterAutospacing="off"/>
        <w:jc w:val="left"/>
      </w:pPr>
    </w:p>
    <w:p w:rsidR="76A48854" w:rsidP="10748545" w:rsidRDefault="76A48854" w14:paraId="67FF4F47" w14:textId="478B6AB1">
      <w:pPr>
        <w:pStyle w:val="Normal"/>
        <w:spacing w:before="120" w:beforeAutospacing="off" w:after="120" w:afterAutospacing="off"/>
        <w:ind w:firstLine="0"/>
        <w:jc w:val="left"/>
      </w:pPr>
      <w:r>
        <w:rPr>
          <w:rFonts w:ascii="Aptos" w:hAnsi="Aptos" w:eastAsia="Aptos" w:cs="Aptos"/>
          <w:b w:val="1"/>
          <w:bCs w:val="1"/>
          <w:noProof w:val="0"/>
          <w:sz w:val="24"/>
          <w:szCs w:val="24"/>
          <w:lang w:val="en-US"/>
        </w:rPr>
        <w:t xml:space="preserve">Cluster 5 - Flexible planning is nearly universal.</w:t>
      </w:r>
    </w:p>
    <w:p w:rsidR="2602AB25" w:rsidP="1A09D8A1" w:rsidRDefault="2602AB25" w14:paraId="4DD2BD0B" w14:textId="4A5BA327">
      <w:pPr>
        <w:spacing w:before="120" w:beforeAutospacing="off" w:after="120" w:afterAutospacing="off"/>
        <w:jc w:val="left"/>
      </w:pPr>
      <w:r>
        <w:rPr>
          <w:rFonts w:ascii="Aptos" w:hAnsi="Aptos" w:eastAsia="Aptos" w:cs="Aptos"/>
          <w:noProof w:val="0"/>
          <w:sz w:val="24"/>
          <w:szCs w:val="24"/>
          <w:lang w:val="en-US"/>
        </w:rPr>
        <w:t xml:space="preserve">46% of travelers want to build the travel plan in detail before the trip but adapt once they arrive. 2 of 3 participants in the user testing confirmed they used tools like Google Sheets to plan each trip, breaking down the budget, itinerary, bucket list, restaurants, and must-see places. The insight pointed out that 30-40% of the trip deviates from the plan due to in-destination discoveries. A living shortlist that can be built in advance but reordered on the fly serves both models.</w:t>
      </w:r>
    </w:p>
    <w:p w:rsidR="370821B2" w:rsidP="4432941A" w:rsidRDefault="370821B2" w14:paraId="29188700" w14:textId="4160AABD">
      <w:pPr>
        <w:pStyle w:val="Normal"/>
        <w:rPr>
          <w:noProof w:val="0"/>
          <w:lang w:val="en-US"/>
        </w:rPr>
      </w:pPr>
    </w:p>
    <w:p w:rsidR="51783707" w:rsidP="1744CD6F" w:rsidRDefault="51783707" w14:paraId="4BF9E8AA" w14:textId="056F7293">
      <w:pPr>
        <w:pStyle w:val="Heading1"/>
        <w:rPr>
          <w:rFonts w:ascii="Aptos" w:hAnsi="Aptos" w:eastAsia="Aptos" w:cs="Aptos"/>
          <w:noProof w:val="0"/>
          <w:sz w:val="24"/>
          <w:szCs w:val="24"/>
          <w:lang w:val="en-US"/>
        </w:rPr>
      </w:pPr>
      <w:bookmarkStart w:name="_Toc1288387387" w:id="1197431650"/>
      <w:r>
        <w:rPr>
          <w:noProof w:val="0"/>
          <w:lang w:val="en-US"/>
        </w:rPr>
        <w:t>6. Feature Strategy</w:t>
      </w:r>
      <w:bookmarkEnd w:id="1197431650"/>
    </w:p>
    <w:p w:rsidR="51783707" w:rsidP="370821B2" w:rsidRDefault="51783707" w14:paraId="5663E13D" w14:textId="22066063">
      <w:pPr>
        <w:jc w:val="left"/>
      </w:pPr>
      <w:r>
        <w:rPr>
          <w:rFonts w:ascii="Aptos" w:hAnsi="Aptos" w:eastAsia="Aptos" w:cs="Aptos"/>
          <w:noProof w:val="0"/>
          <w:sz w:val="24"/>
          <w:szCs w:val="24"/>
          <w:lang w:val="en-US"/>
        </w:rPr>
        <w:t xml:space="preserve">Potential solutions are considered based on conducted research and a defined problem statement. Each solution is considered to solve specific problems for at least one user type. There are 4 pillars in the experience stage that solutions can be involved to help solve different problems. </w:t>
      </w:r>
    </w:p>
    <w:p w:rsidR="370821B2" w:rsidP="370821B2" w:rsidRDefault="370821B2" w14:paraId="67C8EAAC" w14:textId="5FE7BE4D">
      <w:pPr>
        <w:jc w:val="left"/>
      </w:pPr>
    </w:p>
    <w:p w:rsidR="51783707" w:rsidP="4CB5E450" w:rsidRDefault="51783707" w14:paraId="2CD57BF2" w14:textId="718A7C3D">
      <w:pPr>
        <w:pStyle w:val="Heading2"/>
        <w:rPr>
          <w:noProof w:val="0"/>
          <w:lang w:val="en-US"/>
        </w:rPr>
      </w:pPr>
      <w:bookmarkStart w:name="_Toc483372332" w:id="1716362703"/>
      <w:r>
        <w:rPr>
          <w:noProof w:val="0"/>
          <w:lang w:val="en-US"/>
        </w:rPr>
        <w:t>6.1 Discovery</w:t>
      </w:r>
      <w:bookmarkEnd w:id="1716362703"/>
    </w:p>
    <w:p w:rsidR="2AD1E2C3" w:rsidP="1744CD6F" w:rsidRDefault="2AD1E2C3" w14:paraId="6D0E1823" w14:textId="6DD3C89A">
      <w:pPr>
        <w:jc w:val="left"/>
      </w:pPr>
      <w:r>
        <w:rPr>
          <w:rFonts w:ascii="Aptos" w:hAnsi="Aptos" w:eastAsia="Aptos" w:cs="Aptos"/>
          <w:noProof w:val="0"/>
          <w:sz w:val="24"/>
          <w:szCs w:val="24"/>
          <w:lang w:val="en-US"/>
        </w:rPr>
        <w:t>The problem is that travelers cannot find recommendations they trust. Commercial platforms surface popular and paid content; genuine local knowledge lives nowhere accessible.</w:t>
      </w:r>
    </w:p>
    <w:tbl>
      <w:tblPr>
        <w:tblStyle w:val="TableGrid"/>
        <w:tblW w:w="0" w:type="auto"/>
        <w:tblLook w:val="06A0" w:firstRow="1" w:lastRow="0" w:firstColumn="1" w:lastColumn="0" w:noHBand="1" w:noVBand="1"/>
      </w:tblPr>
      <w:tblGrid>
        <w:gridCol w:w="2655"/>
        <w:gridCol w:w="4650"/>
        <w:gridCol w:w="2055"/>
      </w:tblGrid>
      <w:tr w:rsidR="1744CD6F" w:rsidTr="6169C1D5" w14:paraId="7C720B9B">
        <w:trPr>
          <w:trHeight w:val="300"/>
        </w:trPr>
        <w:tc>
          <w:tcPr>
            <w:tcW w:w="2655" w:type="dxa"/>
            <w:tcMar/>
          </w:tcPr>
          <w:p w:rsidR="1744CD6F" w:rsidP="1744CD6F" w:rsidRDefault="1744CD6F" w14:paraId="142ADA2F" w14:textId="4B801D3D">
            <w:pPr>
              <w:spacing w:before="0" w:beforeAutospacing="off" w:after="0" w:afterAutospacing="off"/>
              <w:jc w:val="left"/>
            </w:pPr>
            <w:r>
              <w:rPr/>
              <w:t>Solution</w:t>
            </w:r>
          </w:p>
        </w:tc>
        <w:tc>
          <w:tcPr>
            <w:tcW w:w="4650" w:type="dxa"/>
            <w:tcMar/>
          </w:tcPr>
          <w:p w:rsidR="1744CD6F" w:rsidP="1744CD6F" w:rsidRDefault="1744CD6F" w14:paraId="7B77A6FB" w14:textId="620E5BAC">
            <w:pPr>
              <w:spacing w:before="0" w:beforeAutospacing="off" w:after="0" w:afterAutospacing="off"/>
              <w:jc w:val="left"/>
            </w:pPr>
            <w:r>
              <w:rPr/>
              <w:t>Description</w:t>
            </w:r>
          </w:p>
        </w:tc>
        <w:tc>
          <w:tcPr>
            <w:tcW w:w="2055" w:type="dxa"/>
            <w:tcMar/>
          </w:tcPr>
          <w:p w:rsidR="1744CD6F" w:rsidP="1744CD6F" w:rsidRDefault="1744CD6F" w14:paraId="39B677F6" w14:textId="494FB9DB">
            <w:pPr>
              <w:spacing w:before="0" w:beforeAutospacing="off" w:after="0" w:afterAutospacing="off"/>
              <w:jc w:val="left"/>
            </w:pPr>
            <w:r>
              <w:rPr/>
              <w:t>Impacted user type</w:t>
            </w:r>
          </w:p>
        </w:tc>
      </w:tr>
      <w:tr w:rsidR="1744CD6F" w:rsidTr="6169C1D5" w14:paraId="51CDE61A">
        <w:trPr>
          <w:trHeight w:val="300"/>
        </w:trPr>
        <w:tc>
          <w:tcPr>
            <w:tcW w:w="2655" w:type="dxa"/>
            <w:tcMar/>
          </w:tcPr>
          <w:p w:rsidR="1744CD6F" w:rsidP="1744CD6F" w:rsidRDefault="1744CD6F" w14:paraId="4692D9F8" w14:textId="6D75E5F7">
            <w:pPr>
              <w:spacing w:before="120" w:beforeAutospacing="off" w:after="120" w:afterAutospacing="off"/>
              <w:jc w:val="left"/>
            </w:pPr>
            <w:r>
              <w:rPr/>
              <w:t xml:space="preserve">Explore by peer review and source tips</w:t>
            </w:r>
          </w:p>
        </w:tc>
        <w:tc>
          <w:tcPr>
            <w:tcW w:w="4650" w:type="dxa"/>
            <w:tcMar/>
          </w:tcPr>
          <w:p w:rsidR="1744CD6F" w:rsidP="1744CD6F" w:rsidRDefault="1744CD6F" w14:paraId="610271C3" w14:textId="09E49700">
            <w:pPr>
              <w:spacing w:before="120" w:beforeAutospacing="off" w:after="120" w:afterAutospacing="off"/>
              <w:jc w:val="left"/>
            </w:pPr>
            <w:r>
              <w:rPr/>
              <w:t xml:space="preserve">Content distributed by travelers and locals with no advertising and no paid placement, no affiliate links. The review will be more natural and trustworthy and tied to a verified contributor profile.</w:t>
            </w:r>
          </w:p>
        </w:tc>
        <w:tc>
          <w:tcPr>
            <w:tcW w:w="2055" w:type="dxa"/>
            <w:tcMar/>
          </w:tcPr>
          <w:p w:rsidR="1744CD6F" w:rsidP="1744CD6F" w:rsidRDefault="1744CD6F" w14:paraId="23A39B8C" w14:textId="43AF999D">
            <w:pPr>
              <w:spacing w:before="120" w:beforeAutospacing="off" w:after="120" w:afterAutospacing="off"/>
              <w:jc w:val="left"/>
            </w:pPr>
            <w:r>
              <w:rPr/>
              <w:t>Explorer</w:t>
            </w:r>
          </w:p>
        </w:tc>
      </w:tr>
      <w:tr w:rsidR="1744CD6F" w:rsidTr="6169C1D5" w14:paraId="40C30CD7">
        <w:trPr>
          <w:trHeight w:val="300"/>
        </w:trPr>
        <w:tc>
          <w:tcPr>
            <w:tcW w:w="2655" w:type="dxa"/>
            <w:tcMar/>
          </w:tcPr>
          <w:p w:rsidR="1744CD6F" w:rsidP="1744CD6F" w:rsidRDefault="1744CD6F" w14:paraId="16BBFFB6" w14:textId="5A7436EF">
            <w:pPr>
              <w:spacing w:before="120" w:beforeAutospacing="off" w:after="120" w:afterAutospacing="off"/>
              <w:jc w:val="left"/>
            </w:pPr>
            <w:r>
              <w:rPr/>
              <w:t>Smart matching with travel style</w:t>
            </w:r>
          </w:p>
        </w:tc>
        <w:tc>
          <w:tcPr>
            <w:tcW w:w="4650" w:type="dxa"/>
            <w:tcMar/>
          </w:tcPr>
          <w:p w:rsidR="1744CD6F" w:rsidP="1744CD6F" w:rsidRDefault="1744CD6F" w14:paraId="5D92871C" w14:textId="51851097">
            <w:pPr>
              <w:spacing w:before="120" w:beforeAutospacing="off" w:after="120" w:afterAutospacing="off"/>
              <w:jc w:val="left"/>
            </w:pPr>
            <w:r>
              <w:rPr/>
              <w:t xml:space="preserve">Travelers see recommendations from people who have a travel style like them.</w:t>
            </w:r>
          </w:p>
        </w:tc>
        <w:tc>
          <w:tcPr>
            <w:tcW w:w="2055" w:type="dxa"/>
            <w:tcMar/>
          </w:tcPr>
          <w:p w:rsidR="1744CD6F" w:rsidP="1744CD6F" w:rsidRDefault="1744CD6F" w14:paraId="4D29838B" w14:textId="7BC3A1C4">
            <w:pPr>
              <w:spacing w:before="120" w:beforeAutospacing="off" w:after="120" w:afterAutospacing="off"/>
              <w:jc w:val="left"/>
            </w:pPr>
            <w:r>
              <w:rPr/>
              <w:t>Explorer</w:t>
            </w:r>
          </w:p>
        </w:tc>
      </w:tr>
      <w:tr w:rsidR="1744CD6F" w:rsidTr="6169C1D5" w14:paraId="1CA61AA4">
        <w:trPr>
          <w:trHeight w:val="300"/>
        </w:trPr>
        <w:tc>
          <w:tcPr>
            <w:tcW w:w="2655" w:type="dxa"/>
            <w:tcMar/>
          </w:tcPr>
          <w:p w:rsidR="1744CD6F" w:rsidP="1744CD6F" w:rsidRDefault="1744CD6F" w14:paraId="21B3FDFB" w14:textId="603D1DCD">
            <w:pPr>
              <w:spacing w:before="120" w:beforeAutospacing="off" w:after="120" w:afterAutospacing="off"/>
              <w:jc w:val="left"/>
            </w:pPr>
            <w:r>
              <w:rPr/>
              <w:t>Show popularity signal</w:t>
            </w:r>
          </w:p>
        </w:tc>
        <w:tc>
          <w:tcPr>
            <w:tcW w:w="4650" w:type="dxa"/>
            <w:tcMar/>
          </w:tcPr>
          <w:p w:rsidR="1744CD6F" w:rsidP="1744CD6F" w:rsidRDefault="1744CD6F" w14:paraId="71767AAA" w14:textId="17832137">
            <w:pPr>
              <w:spacing w:before="120" w:beforeAutospacing="off" w:after="120" w:afterAutospacing="off"/>
              <w:jc w:val="left"/>
            </w:pPr>
            <w:r>
              <w:rPr/>
              <w:t xml:space="preserve">Show an indicator when a location is over visit in real time. Separate between commercial and real. It helps travelers have better planning and avoid disappointment.</w:t>
            </w:r>
          </w:p>
        </w:tc>
        <w:tc>
          <w:tcPr>
            <w:tcW w:w="2055" w:type="dxa"/>
            <w:tcMar/>
          </w:tcPr>
          <w:p w:rsidR="1744CD6F" w:rsidRDefault="1744CD6F" w14:paraId="3BD01B4B" w14:textId="6FACF43C">
            <w:r>
              <w:rPr/>
              <w:t>Explorer</w:t>
            </w:r>
          </w:p>
        </w:tc>
      </w:tr>
      <w:tr w:rsidR="1744CD6F" w:rsidTr="6169C1D5" w14:paraId="2AA97A66">
        <w:trPr>
          <w:trHeight w:val="300"/>
        </w:trPr>
        <w:tc>
          <w:tcPr>
            <w:tcW w:w="2655" w:type="dxa"/>
            <w:tcMar/>
          </w:tcPr>
          <w:p w:rsidR="1744CD6F" w:rsidP="1744CD6F" w:rsidRDefault="1744CD6F" w14:paraId="1EA2FFF8" w14:textId="37ADD3F7">
            <w:pPr>
              <w:bidi w:val="0"/>
              <w:spacing w:before="120" w:beforeAutospacing="off" w:after="120" w:afterAutospacing="off"/>
              <w:jc w:val="left"/>
            </w:pPr>
            <w:r>
              <w:rPr>
                <w:rFonts w:ascii="Aptos" w:hAnsi="Aptos" w:eastAsia="Aptos" w:cs="Aptos"/>
                <w:noProof w:val="0"/>
                <w:sz w:val="24"/>
                <w:szCs w:val="24"/>
                <w:lang w:val="en-US"/>
              </w:rPr>
              <w:t>Promote with a short video</w:t>
            </w:r>
          </w:p>
        </w:tc>
        <w:tc>
          <w:tcPr>
            <w:tcW w:w="4650" w:type="dxa"/>
            <w:tcMar/>
          </w:tcPr>
          <w:p w:rsidR="1744CD6F" w:rsidP="1744CD6F" w:rsidRDefault="1744CD6F" w14:paraId="54659316" w14:textId="3F730799">
            <w:pPr>
              <w:bidi w:val="0"/>
              <w:spacing w:before="120" w:beforeAutospacing="off" w:after="120" w:afterAutospacing="off"/>
              <w:jc w:val="left"/>
            </w:pPr>
            <w:r>
              <w:rPr>
                <w:rFonts w:ascii="Aptos" w:hAnsi="Aptos" w:eastAsia="Aptos" w:cs="Aptos"/>
                <w:noProof w:val="0"/>
                <w:sz w:val="24"/>
                <w:szCs w:val="24"/>
                <w:lang w:val="en-US"/>
              </w:rPr>
              <w:t>See what people look like and how they feel to close the gap between seeing it in photos online and in person</w:t>
            </w:r>
          </w:p>
        </w:tc>
        <w:tc>
          <w:tcPr>
            <w:tcW w:w="2055" w:type="dxa"/>
            <w:tcMar/>
          </w:tcPr>
          <w:p w:rsidR="1744CD6F" w:rsidP="6169C1D5" w:rsidRDefault="1744CD6F" w14:paraId="50223F6E" w14:textId="26EDD499">
            <w:pPr/>
            <w:r>
              <w:rPr/>
              <w:t>Explorer</w:t>
            </w:r>
          </w:p>
        </w:tc>
      </w:tr>
    </w:tbl>
    <w:p w:rsidR="1744CD6F" w:rsidP="4432941A" w:rsidRDefault="1744CD6F" w14:paraId="6F6823A5" w14:textId="77E0ECE0">
      <w:pPr>
        <w:pStyle w:val="Normal"/>
        <w:jc w:val="left"/>
      </w:pPr>
      <w:r>
        <w:rPr>
          <w:rFonts w:ascii="Aptos" w:hAnsi="Aptos" w:eastAsia="Aptos" w:cs="Aptos"/>
          <w:noProof w:val="0"/>
          <w:sz w:val="24"/>
          <w:szCs w:val="24"/>
          <w:lang w:val="en-US"/>
        </w:rPr>
        <w:t>Table 5: Solution for discovery</w:t>
      </w:r>
    </w:p>
    <w:p w:rsidR="1A09D8A1" w:rsidP="1A09D8A1" w:rsidRDefault="1A09D8A1" w14:paraId="1639BE5E" w14:textId="421CF36A">
      <w:pPr>
        <w:pStyle w:val="Normal"/>
        <w:jc w:val="left"/>
        <w:rPr>
          <w:rFonts w:ascii="Aptos" w:hAnsi="Aptos" w:eastAsia="Aptos" w:cs="Aptos"/>
          <w:noProof w:val="0"/>
          <w:sz w:val="24"/>
          <w:szCs w:val="24"/>
          <w:lang w:val="en-US"/>
        </w:rPr>
      </w:pPr>
    </w:p>
    <w:p w:rsidR="370821B2" w:rsidP="4CB5E450" w:rsidRDefault="370821B2" w14:paraId="321908E0" w14:textId="76044FB2">
      <w:pPr>
        <w:pStyle w:val="Heading2"/>
        <w:rPr>
          <w:noProof w:val="0"/>
          <w:lang w:val="en-US"/>
        </w:rPr>
      </w:pPr>
      <w:bookmarkStart w:name="_Toc1057233969" w:id="4177121"/>
      <w:r>
        <w:rPr>
          <w:noProof w:val="0"/>
          <w:lang w:val="en-US"/>
        </w:rPr>
        <w:t>6.2 Connect</w:t>
      </w:r>
      <w:bookmarkEnd w:id="4177121"/>
    </w:p>
    <w:p w:rsidR="0FB0EB5D" w:rsidP="1744CD6F" w:rsidRDefault="0FB0EB5D" w14:paraId="6E983758" w14:textId="3EF281C1">
      <w:pPr>
        <w:bidi w:val="0"/>
        <w:spacing w:before="120" w:beforeAutospacing="off" w:after="120" w:afterAutospacing="off"/>
        <w:jc w:val="left"/>
      </w:pPr>
      <w:r>
        <w:rPr>
          <w:rFonts w:ascii="Aptos" w:hAnsi="Aptos" w:eastAsia="Aptos" w:cs="Aptos"/>
          <w:noProof w:val="0"/>
          <w:sz w:val="24"/>
          <w:szCs w:val="24"/>
          <w:lang w:val="en-US"/>
        </w:rPr>
        <w:t xml:space="preserve">Travelers who want to connect with locals rather than just seeing them through tourist or paid services. But no current travel style or tool makes them feel safe and non-transactional at the same time.</w:t>
      </w:r>
    </w:p>
    <w:tbl>
      <w:tblPr>
        <w:tblStyle w:val="TableGrid"/>
        <w:tblW w:w="0" w:type="auto"/>
        <w:tblLook w:val="06A0" w:firstRow="1" w:lastRow="0" w:firstColumn="1" w:lastColumn="0" w:noHBand="1" w:noVBand="1"/>
      </w:tblPr>
      <w:tblGrid>
        <w:gridCol w:w="2655"/>
        <w:gridCol w:w="4650"/>
        <w:gridCol w:w="2055"/>
      </w:tblGrid>
      <w:tr w:rsidR="1744CD6F" w:rsidTr="4CB5E450" w14:paraId="21913430">
        <w:trPr>
          <w:trHeight w:val="300"/>
        </w:trPr>
        <w:tc>
          <w:tcPr>
            <w:tcW w:w="2655" w:type="dxa"/>
            <w:tcMar/>
          </w:tcPr>
          <w:p w:rsidR="1744CD6F" w:rsidP="1744CD6F" w:rsidRDefault="1744CD6F" w14:paraId="09D64AC3" w14:textId="4B801D3D">
            <w:pPr>
              <w:spacing w:before="0" w:beforeAutospacing="off" w:after="0" w:afterAutospacing="off"/>
              <w:jc w:val="left"/>
            </w:pPr>
            <w:r>
              <w:rPr/>
              <w:t>Solution</w:t>
            </w:r>
          </w:p>
        </w:tc>
        <w:tc>
          <w:tcPr>
            <w:tcW w:w="4650" w:type="dxa"/>
            <w:tcMar/>
          </w:tcPr>
          <w:p w:rsidR="1744CD6F" w:rsidP="1744CD6F" w:rsidRDefault="1744CD6F" w14:paraId="0493CEA2" w14:textId="620E5BAC">
            <w:pPr>
              <w:spacing w:before="0" w:beforeAutospacing="off" w:after="0" w:afterAutospacing="off"/>
              <w:jc w:val="left"/>
            </w:pPr>
            <w:r>
              <w:rPr/>
              <w:t>Description</w:t>
            </w:r>
          </w:p>
        </w:tc>
        <w:tc>
          <w:tcPr>
            <w:tcW w:w="2055" w:type="dxa"/>
            <w:tcMar/>
          </w:tcPr>
          <w:p w:rsidR="1744CD6F" w:rsidP="1744CD6F" w:rsidRDefault="1744CD6F" w14:paraId="65D9A1BD" w14:textId="494FB9DB">
            <w:pPr>
              <w:spacing w:before="0" w:beforeAutospacing="off" w:after="0" w:afterAutospacing="off"/>
              <w:jc w:val="left"/>
            </w:pPr>
            <w:r>
              <w:rPr/>
              <w:t>Impacted user type</w:t>
            </w:r>
          </w:p>
        </w:tc>
      </w:tr>
      <w:tr w:rsidR="1744CD6F" w:rsidTr="4CB5E450" w14:paraId="3C408212">
        <w:trPr>
          <w:trHeight w:val="300"/>
        </w:trPr>
        <w:tc>
          <w:tcPr>
            <w:tcW w:w="2655" w:type="dxa"/>
            <w:tcMar/>
          </w:tcPr>
          <w:p w:rsidR="7693D5AD" w:rsidP="1744CD6F" w:rsidRDefault="7693D5AD" w14:paraId="20CB7A8C" w14:textId="6E21701E">
            <w:pPr>
              <w:spacing w:before="120" w:beforeAutospacing="off" w:after="120" w:afterAutospacing="off"/>
              <w:jc w:val="left"/>
            </w:pPr>
            <w:r>
              <w:rPr>
                <w:rFonts w:ascii="Aptos" w:hAnsi="Aptos" w:eastAsia="Aptos" w:cs="Aptos"/>
                <w:noProof w:val="0"/>
                <w:sz w:val="24"/>
                <w:szCs w:val="24"/>
                <w:lang w:val="en-US"/>
              </w:rPr>
              <w:t>Connect-based local</w:t>
            </w:r>
          </w:p>
        </w:tc>
        <w:tc>
          <w:tcPr>
            <w:tcW w:w="4650" w:type="dxa"/>
            <w:tcMar/>
          </w:tcPr>
          <w:p w:rsidR="7693D5AD" w:rsidP="1744CD6F" w:rsidRDefault="7693D5AD" w14:paraId="10E502F1" w14:textId="7CE84F60">
            <w:pPr>
              <w:spacing w:before="120" w:beforeAutospacing="off" w:after="120" w:afterAutospacing="off"/>
              <w:jc w:val="left"/>
            </w:pPr>
            <w:r>
              <w:rPr>
                <w:rFonts w:ascii="Aptos" w:hAnsi="Aptos" w:eastAsia="Aptos" w:cs="Aptos"/>
                <w:noProof w:val="0"/>
                <w:sz w:val="24"/>
                <w:szCs w:val="24"/>
                <w:lang w:val="en-US"/>
              </w:rPr>
              <w:t>Locals are encouraged to share their daily lives through short videos and to review local food and entertainment.</w:t>
            </w:r>
          </w:p>
        </w:tc>
        <w:tc>
          <w:tcPr>
            <w:tcW w:w="2055" w:type="dxa"/>
            <w:tcMar/>
          </w:tcPr>
          <w:p w:rsidR="1744CD6F" w:rsidP="1744CD6F" w:rsidRDefault="1744CD6F" w14:paraId="02034F82" w14:textId="69112A94">
            <w:pPr>
              <w:spacing w:before="120" w:beforeAutospacing="off" w:after="120" w:afterAutospacing="off"/>
              <w:jc w:val="left"/>
            </w:pPr>
            <w:r>
              <w:rPr/>
              <w:t>Connector</w:t>
            </w:r>
          </w:p>
        </w:tc>
      </w:tr>
      <w:tr w:rsidR="1744CD6F" w:rsidTr="4CB5E450" w14:paraId="23442C61">
        <w:trPr>
          <w:trHeight w:val="300"/>
        </w:trPr>
        <w:tc>
          <w:tcPr>
            <w:tcW w:w="2655" w:type="dxa"/>
            <w:tcMar/>
          </w:tcPr>
          <w:p w:rsidR="7693D5AD" w:rsidP="1744CD6F" w:rsidRDefault="7693D5AD" w14:paraId="305BE416" w14:textId="492543AE">
            <w:pPr>
              <w:spacing w:before="120" w:beforeAutospacing="off" w:after="120" w:afterAutospacing="off"/>
              <w:jc w:val="left"/>
            </w:pPr>
            <w:r>
              <w:rPr>
                <w:rFonts w:ascii="Aptos" w:hAnsi="Aptos" w:eastAsia="Aptos" w:cs="Aptos"/>
                <w:noProof w:val="0"/>
                <w:sz w:val="24"/>
                <w:szCs w:val="24"/>
                <w:lang w:val="en-US"/>
              </w:rPr>
              <w:t xml:space="preserve">Identified local profile</w:t>
            </w:r>
          </w:p>
        </w:tc>
        <w:tc>
          <w:tcPr>
            <w:tcW w:w="4650" w:type="dxa"/>
            <w:tcMar/>
          </w:tcPr>
          <w:p w:rsidR="7693D5AD" w:rsidP="1744CD6F" w:rsidRDefault="7693D5AD" w14:paraId="42AD5836" w14:textId="70023C89">
            <w:pPr>
              <w:spacing w:before="120" w:beforeAutospacing="off" w:after="120" w:afterAutospacing="off"/>
              <w:jc w:val="left"/>
            </w:pPr>
            <w:r>
              <w:rPr>
                <w:rFonts w:ascii="Aptos" w:hAnsi="Aptos" w:eastAsia="Aptos" w:cs="Aptos"/>
                <w:noProof w:val="0"/>
                <w:sz w:val="24"/>
                <w:szCs w:val="24"/>
                <w:lang w:val="en-US"/>
              </w:rPr>
              <w:t>Verified identity and social accounts to display on the profile, so both the traveler and the local can start building trust from the first impression without hesitation.</w:t>
            </w:r>
          </w:p>
        </w:tc>
        <w:tc>
          <w:tcPr>
            <w:tcW w:w="2055" w:type="dxa"/>
            <w:tcMar/>
          </w:tcPr>
          <w:p w:rsidR="1744CD6F" w:rsidP="1744CD6F" w:rsidRDefault="1744CD6F" w14:paraId="57F4A190" w14:textId="3F46AC2C">
            <w:pPr>
              <w:spacing w:before="120" w:beforeAutospacing="off" w:after="120" w:afterAutospacing="off"/>
              <w:jc w:val="left"/>
            </w:pPr>
            <w:r>
              <w:rPr/>
              <w:t>Connector</w:t>
            </w:r>
          </w:p>
        </w:tc>
      </w:tr>
      <w:tr w:rsidR="1744CD6F" w:rsidTr="4CB5E450" w14:paraId="310FE7E1">
        <w:trPr>
          <w:trHeight w:val="300"/>
        </w:trPr>
        <w:tc>
          <w:tcPr>
            <w:tcW w:w="2655" w:type="dxa"/>
            <w:tcMar/>
          </w:tcPr>
          <w:p w:rsidR="7693D5AD" w:rsidP="1744CD6F" w:rsidRDefault="7693D5AD" w14:paraId="2C3FD9E9" w14:textId="47FC2044">
            <w:pPr>
              <w:spacing w:before="120" w:beforeAutospacing="off" w:after="120" w:afterAutospacing="off"/>
              <w:jc w:val="left"/>
            </w:pPr>
            <w:r>
              <w:rPr>
                <w:rFonts w:ascii="Aptos" w:hAnsi="Aptos" w:eastAsia="Aptos" w:cs="Aptos"/>
                <w:noProof w:val="0"/>
                <w:sz w:val="24"/>
                <w:szCs w:val="24"/>
                <w:lang w:val="en-US"/>
              </w:rPr>
              <w:t>Interested in travel style matching based on country and style</w:t>
            </w:r>
          </w:p>
        </w:tc>
        <w:tc>
          <w:tcPr>
            <w:tcW w:w="4650" w:type="dxa"/>
            <w:tcMar/>
          </w:tcPr>
          <w:p w:rsidR="7693D5AD" w:rsidP="1744CD6F" w:rsidRDefault="7693D5AD" w14:paraId="4AE491A6" w14:textId="5620A045">
            <w:pPr>
              <w:spacing w:before="120" w:beforeAutospacing="off" w:after="120" w:afterAutospacing="off"/>
              <w:jc w:val="left"/>
            </w:pPr>
            <w:r>
              <w:rPr>
                <w:rFonts w:ascii="Aptos" w:hAnsi="Aptos" w:eastAsia="Aptos" w:cs="Aptos"/>
                <w:noProof w:val="0"/>
                <w:sz w:val="24"/>
                <w:szCs w:val="24"/>
                <w:lang w:val="en-US"/>
              </w:rPr>
              <w:t>Based on the country and style, travel matching enables smart matching before outreach.</w:t>
            </w:r>
          </w:p>
        </w:tc>
        <w:tc>
          <w:tcPr>
            <w:tcW w:w="2055" w:type="dxa"/>
            <w:tcMar/>
          </w:tcPr>
          <w:p w:rsidR="1744CD6F" w:rsidP="4CB5E450" w:rsidRDefault="1744CD6F" w14:paraId="27E5AC9C" w14:textId="69112A94">
            <w:pPr>
              <w:spacing w:before="120" w:beforeAutospacing="off" w:after="120" w:afterAutospacing="off"/>
              <w:jc w:val="left"/>
            </w:pPr>
            <w:r>
              <w:rPr/>
              <w:t>Connector</w:t>
            </w:r>
          </w:p>
          <w:p w:rsidR="1744CD6F" w:rsidRDefault="1744CD6F" w14:paraId="115396E6" w14:textId="3689ABF6"/>
        </w:tc>
      </w:tr>
      <w:tr w:rsidR="1744CD6F" w:rsidTr="4CB5E450" w14:paraId="307ACEC6">
        <w:trPr>
          <w:trHeight w:val="300"/>
        </w:trPr>
        <w:tc>
          <w:tcPr>
            <w:tcW w:w="2655" w:type="dxa"/>
            <w:tcMar/>
          </w:tcPr>
          <w:p w:rsidR="7693D5AD" w:rsidP="1744CD6F" w:rsidRDefault="7693D5AD" w14:paraId="1A022531" w14:textId="7148C3C1">
            <w:pPr>
              <w:bidi w:val="0"/>
              <w:spacing w:before="120" w:beforeAutospacing="off" w:after="120" w:afterAutospacing="off"/>
              <w:jc w:val="left"/>
            </w:pPr>
            <w:r>
              <w:rPr>
                <w:rFonts w:ascii="Aptos" w:hAnsi="Aptos" w:eastAsia="Aptos" w:cs="Aptos"/>
                <w:noProof w:val="0"/>
                <w:sz w:val="24"/>
                <w:szCs w:val="24"/>
                <w:lang w:val="en-US"/>
              </w:rPr>
              <w:t>In-app message</w:t>
            </w:r>
          </w:p>
        </w:tc>
        <w:tc>
          <w:tcPr>
            <w:tcW w:w="4650" w:type="dxa"/>
            <w:tcMar/>
          </w:tcPr>
          <w:p w:rsidR="7693D5AD" w:rsidP="1744CD6F" w:rsidRDefault="7693D5AD" w14:paraId="2DD2BE3A" w14:textId="30E9D0AA">
            <w:pPr>
              <w:bidi w:val="0"/>
              <w:spacing w:before="120" w:beforeAutospacing="off" w:after="120" w:afterAutospacing="off"/>
              <w:jc w:val="left"/>
            </w:pPr>
            <w:r>
              <w:rPr>
                <w:rFonts w:ascii="Aptos" w:hAnsi="Aptos" w:eastAsia="Aptos" w:cs="Aptos"/>
                <w:noProof w:val="0"/>
                <w:sz w:val="24"/>
                <w:szCs w:val="24"/>
                <w:lang w:val="en-US"/>
              </w:rPr>
              <w:t>Enable direct messaging between matched users</w:t>
            </w:r>
          </w:p>
        </w:tc>
        <w:tc>
          <w:tcPr>
            <w:tcW w:w="2055" w:type="dxa"/>
            <w:tcMar/>
          </w:tcPr>
          <w:p w:rsidR="1744CD6F" w:rsidP="4CB5E450" w:rsidRDefault="1744CD6F" w14:paraId="526A2676" w14:textId="69112A94">
            <w:pPr>
              <w:spacing w:before="120" w:beforeAutospacing="off" w:after="120" w:afterAutospacing="off"/>
              <w:jc w:val="left"/>
            </w:pPr>
            <w:r>
              <w:rPr/>
              <w:t>Connector</w:t>
            </w:r>
          </w:p>
          <w:p w:rsidR="1744CD6F" w:rsidP="1744CD6F" w:rsidRDefault="1744CD6F" w14:paraId="524AC99B" w14:textId="5628977F">
            <w:pPr>
              <w:pStyle w:val="Normal"/>
            </w:pPr>
          </w:p>
        </w:tc>
      </w:tr>
    </w:tbl>
    <w:p w:rsidR="263357EF" w:rsidP="4432941A" w:rsidRDefault="263357EF" w14:paraId="3D7238E6" w14:textId="1A8C585C">
      <w:pPr>
        <w:pStyle w:val="Normal"/>
        <w:bidi w:val="0"/>
        <w:jc w:val="left"/>
      </w:pPr>
      <w:r>
        <w:rPr>
          <w:rFonts w:ascii="Aptos" w:hAnsi="Aptos" w:eastAsia="Aptos" w:cs="Aptos"/>
          <w:noProof w:val="0"/>
          <w:sz w:val="24"/>
          <w:szCs w:val="24"/>
          <w:lang w:val="en-US"/>
        </w:rPr>
        <w:t>Table 6: Solution for connect</w:t>
      </w:r>
    </w:p>
    <w:p w:rsidR="1A09D8A1" w:rsidP="1A09D8A1" w:rsidRDefault="1A09D8A1" w14:paraId="63643DBD" w14:textId="00273792">
      <w:pPr>
        <w:pStyle w:val="Normal"/>
        <w:bidi w:val="0"/>
        <w:jc w:val="left"/>
        <w:rPr>
          <w:rFonts w:ascii="Aptos" w:hAnsi="Aptos" w:eastAsia="Aptos" w:cs="Aptos"/>
          <w:noProof w:val="0"/>
          <w:sz w:val="24"/>
          <w:szCs w:val="24"/>
          <w:lang w:val="en-US"/>
        </w:rPr>
      </w:pPr>
    </w:p>
    <w:p w:rsidR="51783707" w:rsidP="4CB5E450" w:rsidRDefault="51783707" w14:paraId="3843293A" w14:textId="4D482D84">
      <w:pPr>
        <w:pStyle w:val="Heading2"/>
        <w:rPr>
          <w:noProof w:val="0"/>
          <w:lang w:val="en-US"/>
        </w:rPr>
      </w:pPr>
      <w:bookmarkStart w:name="_Toc696960923" w:id="416434994"/>
      <w:r>
        <w:rPr>
          <w:noProof w:val="0"/>
          <w:lang w:val="en-US"/>
        </w:rPr>
        <w:t>6.3 Plan</w:t>
      </w:r>
      <w:bookmarkEnd w:id="416434994"/>
    </w:p>
    <w:p w:rsidR="370821B2" w:rsidP="1744CD6F" w:rsidRDefault="370821B2" w14:paraId="596D6176" w14:textId="27264B66">
      <w:pPr>
        <w:bidi w:val="0"/>
        <w:spacing w:before="120" w:beforeAutospacing="off" w:after="120" w:afterAutospacing="off"/>
        <w:jc w:val="left"/>
      </w:pPr>
      <w:r>
        <w:rPr>
          <w:rFonts w:ascii="Aptos" w:hAnsi="Aptos" w:eastAsia="Aptos" w:cs="Aptos"/>
          <w:noProof w:val="0"/>
          <w:sz w:val="24"/>
          <w:szCs w:val="24"/>
          <w:lang w:val="en-US"/>
        </w:rPr>
        <w:t xml:space="preserve">Current travel tool fragmented across multiple apps.</w:t>
      </w:r>
    </w:p>
    <w:tbl>
      <w:tblPr>
        <w:tblStyle w:val="TableGrid"/>
        <w:tblW w:w="0" w:type="auto"/>
        <w:tblLook w:val="06A0" w:firstRow="1" w:lastRow="0" w:firstColumn="1" w:lastColumn="0" w:noHBand="1" w:noVBand="1"/>
      </w:tblPr>
      <w:tblGrid>
        <w:gridCol w:w="2655"/>
        <w:gridCol w:w="4650"/>
        <w:gridCol w:w="2055"/>
      </w:tblGrid>
      <w:tr w:rsidR="1744CD6F" w:rsidTr="4CB5E450" w14:paraId="6415ADEE">
        <w:trPr>
          <w:trHeight w:val="300"/>
        </w:trPr>
        <w:tc>
          <w:tcPr>
            <w:tcW w:w="2655" w:type="dxa"/>
            <w:tcMar/>
          </w:tcPr>
          <w:p w:rsidR="1744CD6F" w:rsidP="1744CD6F" w:rsidRDefault="1744CD6F" w14:paraId="1EE32E72" w14:textId="4B801D3D">
            <w:pPr>
              <w:spacing w:before="0" w:beforeAutospacing="off" w:after="0" w:afterAutospacing="off"/>
              <w:jc w:val="left"/>
            </w:pPr>
            <w:r>
              <w:rPr/>
              <w:t>Solution</w:t>
            </w:r>
          </w:p>
        </w:tc>
        <w:tc>
          <w:tcPr>
            <w:tcW w:w="4650" w:type="dxa"/>
            <w:tcMar/>
          </w:tcPr>
          <w:p w:rsidR="1744CD6F" w:rsidP="1744CD6F" w:rsidRDefault="1744CD6F" w14:paraId="599CE967" w14:textId="620E5BAC">
            <w:pPr>
              <w:spacing w:before="0" w:beforeAutospacing="off" w:after="0" w:afterAutospacing="off"/>
              <w:jc w:val="left"/>
            </w:pPr>
            <w:r>
              <w:rPr/>
              <w:t>Description</w:t>
            </w:r>
          </w:p>
        </w:tc>
        <w:tc>
          <w:tcPr>
            <w:tcW w:w="2055" w:type="dxa"/>
            <w:tcMar/>
          </w:tcPr>
          <w:p w:rsidR="1744CD6F" w:rsidP="1744CD6F" w:rsidRDefault="1744CD6F" w14:paraId="526EE594" w14:textId="494FB9DB">
            <w:pPr>
              <w:spacing w:before="0" w:beforeAutospacing="off" w:after="0" w:afterAutospacing="off"/>
              <w:jc w:val="left"/>
            </w:pPr>
            <w:r>
              <w:rPr/>
              <w:t>Impacted user type</w:t>
            </w:r>
          </w:p>
        </w:tc>
      </w:tr>
      <w:tr w:rsidR="1744CD6F" w:rsidTr="4CB5E450" w14:paraId="0022151B">
        <w:trPr>
          <w:trHeight w:val="300"/>
        </w:trPr>
        <w:tc>
          <w:tcPr>
            <w:tcW w:w="2655" w:type="dxa"/>
            <w:tcMar/>
          </w:tcPr>
          <w:p w:rsidR="3214C059" w:rsidP="1744CD6F" w:rsidRDefault="3214C059" w14:paraId="3549FC0B" w14:textId="31A1E1EA">
            <w:pPr>
              <w:spacing w:before="120" w:beforeAutospacing="off" w:after="120" w:afterAutospacing="off"/>
              <w:jc w:val="left"/>
            </w:pPr>
            <w:r>
              <w:rPr>
                <w:rFonts w:ascii="Aptos" w:hAnsi="Aptos" w:eastAsia="Aptos" w:cs="Aptos"/>
                <w:noProof w:val="0"/>
                <w:sz w:val="24"/>
                <w:szCs w:val="24"/>
                <w:lang w:val="en-US"/>
              </w:rPr>
              <w:t>Travel shortlist</w:t>
            </w:r>
          </w:p>
        </w:tc>
        <w:tc>
          <w:tcPr>
            <w:tcW w:w="4650" w:type="dxa"/>
            <w:tcMar/>
          </w:tcPr>
          <w:p w:rsidR="3214C059" w:rsidP="1744CD6F" w:rsidRDefault="3214C059" w14:paraId="0A07D4DE" w14:textId="4D33664C">
            <w:pPr>
              <w:spacing w:before="120" w:beforeAutospacing="off" w:after="120" w:afterAutospacing="off"/>
              <w:jc w:val="left"/>
            </w:pPr>
            <w:r>
              <w:rPr>
                <w:rFonts w:ascii="Aptos" w:hAnsi="Aptos" w:eastAsia="Aptos" w:cs="Aptos"/>
                <w:noProof w:val="0"/>
                <w:sz w:val="24"/>
                <w:szCs w:val="24"/>
                <w:lang w:val="en-US"/>
              </w:rPr>
              <w:t xml:space="preserve">The list can be reorderable, swapped able shortlist rather than a day-by-day schedule so the user can choose how to manage their list by their own behavior</w:t>
            </w:r>
          </w:p>
        </w:tc>
        <w:tc>
          <w:tcPr>
            <w:tcW w:w="2055" w:type="dxa"/>
            <w:tcMar/>
          </w:tcPr>
          <w:p w:rsidR="1744CD6F" w:rsidP="1744CD6F" w:rsidRDefault="1744CD6F" w14:paraId="034B57AD" w14:textId="48D7F86C">
            <w:pPr>
              <w:spacing w:before="120" w:beforeAutospacing="off" w:after="120" w:afterAutospacing="off"/>
              <w:jc w:val="left"/>
            </w:pPr>
            <w:r>
              <w:rPr/>
              <w:t>Explorer</w:t>
            </w:r>
          </w:p>
        </w:tc>
      </w:tr>
      <w:tr w:rsidR="1744CD6F" w:rsidTr="4CB5E450" w14:paraId="1C18F2C7">
        <w:trPr>
          <w:trHeight w:val="300"/>
        </w:trPr>
        <w:tc>
          <w:tcPr>
            <w:tcW w:w="2655" w:type="dxa"/>
            <w:tcMar/>
          </w:tcPr>
          <w:p w:rsidR="3214C059" w:rsidP="1744CD6F" w:rsidRDefault="3214C059" w14:paraId="2340BD31" w14:textId="4A41136E">
            <w:pPr>
              <w:spacing w:before="120" w:beforeAutospacing="off" w:after="120" w:afterAutospacing="off"/>
              <w:jc w:val="left"/>
            </w:pPr>
            <w:r>
              <w:rPr/>
              <w:t>View plan as map view</w:t>
            </w:r>
          </w:p>
        </w:tc>
        <w:tc>
          <w:tcPr>
            <w:tcW w:w="4650" w:type="dxa"/>
            <w:tcMar/>
          </w:tcPr>
          <w:p w:rsidR="3214C059" w:rsidP="1744CD6F" w:rsidRDefault="3214C059" w14:paraId="0D1457AB" w14:textId="60EA5F0E">
            <w:pPr>
              <w:spacing w:before="120" w:beforeAutospacing="off" w:after="120" w:afterAutospacing="off"/>
              <w:jc w:val="left"/>
            </w:pPr>
            <w:r>
              <w:rPr>
                <w:rFonts w:ascii="Aptos" w:hAnsi="Aptos" w:eastAsia="Aptos" w:cs="Aptos"/>
                <w:noProof w:val="0"/>
                <w:sz w:val="24"/>
                <w:szCs w:val="24"/>
                <w:lang w:val="en-US"/>
              </w:rPr>
              <w:t>Show all saved locations in a destination</w:t>
            </w:r>
          </w:p>
        </w:tc>
        <w:tc>
          <w:tcPr>
            <w:tcW w:w="2055" w:type="dxa"/>
            <w:tcMar/>
          </w:tcPr>
          <w:p w:rsidR="1744CD6F" w:rsidP="4CB5E450" w:rsidRDefault="1744CD6F" w14:paraId="5F21EC9C" w14:textId="56D70013">
            <w:pPr>
              <w:pStyle w:val="Normal"/>
              <w:suppressLineNumbers w:val="0"/>
              <w:bidi w:val="0"/>
              <w:spacing w:before="120" w:beforeAutospacing="off" w:after="120" w:afterAutospacing="off" w:line="240" w:lineRule="auto"/>
              <w:ind w:left="0" w:right="0"/>
              <w:jc w:val="left"/>
            </w:pPr>
            <w:r>
              <w:rPr/>
              <w:t>Explorer</w:t>
            </w:r>
          </w:p>
        </w:tc>
      </w:tr>
      <w:tr w:rsidR="1744CD6F" w:rsidTr="4CB5E450" w14:paraId="693D43FE">
        <w:trPr>
          <w:trHeight w:val="300"/>
        </w:trPr>
        <w:tc>
          <w:tcPr>
            <w:tcW w:w="2655" w:type="dxa"/>
            <w:tcMar/>
          </w:tcPr>
          <w:p w:rsidR="3214C059" w:rsidP="1744CD6F" w:rsidRDefault="3214C059" w14:paraId="222E9DDF" w14:textId="23820646">
            <w:pPr>
              <w:spacing w:before="120" w:beforeAutospacing="off" w:after="120" w:afterAutospacing="off"/>
              <w:jc w:val="left"/>
            </w:pPr>
            <w:r>
              <w:rPr/>
              <w:t xml:space="preserve">One tap saves</w:t>
            </w:r>
          </w:p>
        </w:tc>
        <w:tc>
          <w:tcPr>
            <w:tcW w:w="4650" w:type="dxa"/>
            <w:tcMar/>
          </w:tcPr>
          <w:p w:rsidR="3214C059" w:rsidP="1744CD6F" w:rsidRDefault="3214C059" w14:paraId="418F11DF" w14:textId="12002B40">
            <w:pPr>
              <w:spacing w:before="120" w:beforeAutospacing="off" w:after="120" w:afterAutospacing="off"/>
              <w:jc w:val="left"/>
            </w:pPr>
            <w:r>
              <w:rPr>
                <w:rFonts w:ascii="Aptos" w:hAnsi="Aptos" w:eastAsia="Aptos" w:cs="Aptos"/>
                <w:noProof w:val="0"/>
                <w:sz w:val="24"/>
                <w:szCs w:val="24"/>
                <w:lang w:val="en-US"/>
              </w:rPr>
              <w:t>From the discover feed, travelers can save to the planner with a single tap</w:t>
            </w:r>
          </w:p>
        </w:tc>
        <w:tc>
          <w:tcPr>
            <w:tcW w:w="2055" w:type="dxa"/>
            <w:tcMar/>
          </w:tcPr>
          <w:p w:rsidR="1744CD6F" w:rsidP="4CB5E450" w:rsidRDefault="1744CD6F" w14:paraId="0490DA9B" w14:textId="56D70013">
            <w:pPr>
              <w:pStyle w:val="Normal"/>
              <w:suppressLineNumbers w:val="0"/>
              <w:bidi w:val="0"/>
              <w:spacing w:before="120" w:beforeAutospacing="off" w:after="120" w:afterAutospacing="off" w:line="240" w:lineRule="auto"/>
              <w:ind w:left="0" w:right="0"/>
              <w:jc w:val="left"/>
            </w:pPr>
            <w:r>
              <w:rPr/>
              <w:t>Explorer</w:t>
            </w:r>
          </w:p>
          <w:p w:rsidR="1744CD6F" w:rsidRDefault="1744CD6F" w14:paraId="36907126" w14:textId="480CC43E"/>
        </w:tc>
      </w:tr>
      <w:tr w:rsidR="1744CD6F" w:rsidTr="4CB5E450" w14:paraId="68994E94">
        <w:trPr>
          <w:trHeight w:val="300"/>
        </w:trPr>
        <w:tc>
          <w:tcPr>
            <w:tcW w:w="2655" w:type="dxa"/>
            <w:tcMar/>
          </w:tcPr>
          <w:p w:rsidR="3214C059" w:rsidP="1744CD6F" w:rsidRDefault="3214C059" w14:paraId="1F51AA71" w14:textId="37AA1CC1">
            <w:pPr>
              <w:bidi w:val="0"/>
              <w:spacing w:before="120" w:beforeAutospacing="off" w:after="120" w:afterAutospacing="off"/>
              <w:jc w:val="left"/>
            </w:pPr>
            <w:r>
              <w:rPr>
                <w:rFonts w:ascii="Aptos" w:hAnsi="Aptos" w:eastAsia="Aptos" w:cs="Aptos"/>
                <w:noProof w:val="0"/>
                <w:sz w:val="24"/>
                <w:szCs w:val="24"/>
                <w:lang w:val="en-US"/>
              </w:rPr>
              <w:t>Offline access</w:t>
            </w:r>
          </w:p>
        </w:tc>
        <w:tc>
          <w:tcPr>
            <w:tcW w:w="4650" w:type="dxa"/>
            <w:tcMar/>
          </w:tcPr>
          <w:p w:rsidR="3214C059" w:rsidP="1744CD6F" w:rsidRDefault="3214C059" w14:paraId="76E8278A" w14:textId="683F9173">
            <w:pPr>
              <w:bidi w:val="0"/>
              <w:spacing w:before="120" w:beforeAutospacing="off" w:after="120" w:afterAutospacing="off"/>
              <w:jc w:val="left"/>
            </w:pPr>
            <w:r>
              <w:rPr>
                <w:rFonts w:ascii="Aptos" w:hAnsi="Aptos" w:eastAsia="Aptos" w:cs="Aptos"/>
                <w:noProof w:val="0"/>
                <w:sz w:val="24"/>
                <w:szCs w:val="24"/>
                <w:lang w:val="en-US"/>
              </w:rPr>
              <w:t>Users can see and access the list without internet</w:t>
            </w:r>
          </w:p>
        </w:tc>
        <w:tc>
          <w:tcPr>
            <w:tcW w:w="2055" w:type="dxa"/>
            <w:tcMar/>
          </w:tcPr>
          <w:p w:rsidR="1744CD6F" w:rsidP="4CB5E450" w:rsidRDefault="1744CD6F" w14:paraId="112818C0" w14:textId="56D70013">
            <w:pPr>
              <w:pStyle w:val="Normal"/>
              <w:suppressLineNumbers w:val="0"/>
              <w:bidi w:val="0"/>
              <w:spacing w:before="120" w:beforeAutospacing="off" w:after="120" w:afterAutospacing="off" w:line="240" w:lineRule="auto"/>
              <w:ind w:left="0" w:right="0"/>
              <w:jc w:val="left"/>
            </w:pPr>
            <w:r>
              <w:rPr/>
              <w:t>Explorer</w:t>
            </w:r>
          </w:p>
          <w:p w:rsidR="1744CD6F" w:rsidP="1744CD6F" w:rsidRDefault="1744CD6F" w14:paraId="35FA20A9" w14:textId="11F312E2">
            <w:pPr>
              <w:pStyle w:val="Normal"/>
            </w:pPr>
          </w:p>
        </w:tc>
      </w:tr>
    </w:tbl>
    <w:p w:rsidR="263357EF" w:rsidP="4432941A" w:rsidRDefault="263357EF" w14:paraId="12EF38D6" w14:textId="0840CCB5">
      <w:pPr>
        <w:pStyle w:val="Normal"/>
        <w:bidi w:val="0"/>
        <w:jc w:val="left"/>
      </w:pPr>
      <w:r>
        <w:rPr/>
        <w:t xml:space="preserve">Table 7: Solution for travel planning</w:t>
      </w:r>
    </w:p>
    <w:p w:rsidR="1A09D8A1" w:rsidP="1A09D8A1" w:rsidRDefault="1A09D8A1" w14:paraId="2A802822" w14:textId="772EBBDD">
      <w:pPr>
        <w:pStyle w:val="Normal"/>
        <w:bidi w:val="0"/>
        <w:jc w:val="left"/>
      </w:pPr>
    </w:p>
    <w:p w:rsidR="51783707" w:rsidP="4CB5E450" w:rsidRDefault="51783707" w14:paraId="02026C51" w14:textId="79B770CB">
      <w:pPr>
        <w:pStyle w:val="Heading2"/>
        <w:rPr>
          <w:noProof w:val="0"/>
          <w:lang w:val="en-US"/>
        </w:rPr>
      </w:pPr>
      <w:bookmarkStart w:name="_Toc1574098165" w:id="1738884341"/>
      <w:r>
        <w:rPr>
          <w:noProof w:val="0"/>
          <w:lang w:val="en-US"/>
        </w:rPr>
        <w:t xml:space="preserve">6.4 Collaborative</w:t>
      </w:r>
      <w:bookmarkEnd w:id="1738884341"/>
    </w:p>
    <w:p w:rsidR="37DAAC0D" w:rsidP="1744CD6F" w:rsidRDefault="37DAAC0D" w14:paraId="01E63AC9" w14:textId="7AA82D67">
      <w:pPr>
        <w:bidi w:val="0"/>
        <w:spacing w:before="120" w:beforeAutospacing="off" w:after="120" w:afterAutospacing="off"/>
        <w:jc w:val="left"/>
      </w:pPr>
      <w:r>
        <w:rPr>
          <w:rFonts w:ascii="Aptos" w:hAnsi="Aptos" w:eastAsia="Aptos" w:cs="Aptos"/>
          <w:noProof w:val="0"/>
          <w:sz w:val="24"/>
          <w:szCs w:val="24"/>
          <w:lang w:val="en-US"/>
        </w:rPr>
        <w:t>Design a trip that can be planned for more than one person or group travel.</w:t>
      </w:r>
    </w:p>
    <w:tbl>
      <w:tblPr>
        <w:tblStyle w:val="TableGrid"/>
        <w:tblW w:w="0" w:type="auto"/>
        <w:tblLook w:val="06A0" w:firstRow="1" w:lastRow="0" w:firstColumn="1" w:lastColumn="0" w:noHBand="1" w:noVBand="1"/>
      </w:tblPr>
      <w:tblGrid>
        <w:gridCol w:w="2655"/>
        <w:gridCol w:w="4650"/>
        <w:gridCol w:w="2055"/>
      </w:tblGrid>
      <w:tr w:rsidR="1744CD6F" w:rsidTr="4CB5E450" w14:paraId="4518973E">
        <w:trPr>
          <w:trHeight w:val="300"/>
        </w:trPr>
        <w:tc>
          <w:tcPr>
            <w:tcW w:w="2655" w:type="dxa"/>
            <w:tcMar/>
          </w:tcPr>
          <w:p w:rsidR="1744CD6F" w:rsidP="1744CD6F" w:rsidRDefault="1744CD6F" w14:paraId="414C3E98" w14:textId="4B801D3D">
            <w:pPr>
              <w:spacing w:before="0" w:beforeAutospacing="off" w:after="0" w:afterAutospacing="off"/>
              <w:jc w:val="left"/>
            </w:pPr>
            <w:r>
              <w:rPr/>
              <w:t>Solution</w:t>
            </w:r>
          </w:p>
        </w:tc>
        <w:tc>
          <w:tcPr>
            <w:tcW w:w="4650" w:type="dxa"/>
            <w:tcMar/>
          </w:tcPr>
          <w:p w:rsidR="1744CD6F" w:rsidP="1744CD6F" w:rsidRDefault="1744CD6F" w14:paraId="27C080E5" w14:textId="620E5BAC">
            <w:pPr>
              <w:spacing w:before="0" w:beforeAutospacing="off" w:after="0" w:afterAutospacing="off"/>
              <w:jc w:val="left"/>
            </w:pPr>
            <w:r>
              <w:rPr/>
              <w:t>Description</w:t>
            </w:r>
          </w:p>
        </w:tc>
        <w:tc>
          <w:tcPr>
            <w:tcW w:w="2055" w:type="dxa"/>
            <w:tcMar/>
          </w:tcPr>
          <w:p w:rsidR="1744CD6F" w:rsidP="1744CD6F" w:rsidRDefault="1744CD6F" w14:paraId="170C93F2" w14:textId="494FB9DB">
            <w:pPr>
              <w:spacing w:before="0" w:beforeAutospacing="off" w:after="0" w:afterAutospacing="off"/>
              <w:jc w:val="left"/>
            </w:pPr>
            <w:r>
              <w:rPr/>
              <w:t>Impacted user type</w:t>
            </w:r>
          </w:p>
        </w:tc>
      </w:tr>
      <w:tr w:rsidR="1744CD6F" w:rsidTr="4CB5E450" w14:paraId="1EDF6204">
        <w:trPr>
          <w:trHeight w:val="300"/>
        </w:trPr>
        <w:tc>
          <w:tcPr>
            <w:tcW w:w="2655" w:type="dxa"/>
            <w:tcMar/>
          </w:tcPr>
          <w:p w:rsidR="7E7A4721" w:rsidP="1744CD6F" w:rsidRDefault="7E7A4721" w14:paraId="1F5D58CF" w14:textId="5C2448CF">
            <w:pPr>
              <w:bidi w:val="0"/>
              <w:spacing w:before="120" w:beforeAutospacing="off" w:after="120" w:afterAutospacing="off"/>
              <w:jc w:val="left"/>
            </w:pPr>
            <w:r>
              <w:rPr>
                <w:rFonts w:ascii="Aptos" w:hAnsi="Aptos" w:eastAsia="Aptos" w:cs="Aptos"/>
                <w:noProof w:val="0"/>
                <w:sz w:val="24"/>
                <w:szCs w:val="24"/>
                <w:lang w:val="en-US"/>
              </w:rPr>
              <w:t>Shared collaborative functionality</w:t>
            </w:r>
          </w:p>
        </w:tc>
        <w:tc>
          <w:tcPr>
            <w:tcW w:w="4650" w:type="dxa"/>
            <w:tcMar/>
          </w:tcPr>
          <w:p w:rsidR="7E7A4721" w:rsidP="1744CD6F" w:rsidRDefault="7E7A4721" w14:paraId="5C91C7F3" w14:textId="317C414D">
            <w:pPr>
              <w:bidi w:val="0"/>
              <w:spacing w:before="120" w:beforeAutospacing="off" w:after="120" w:afterAutospacing="off"/>
              <w:jc w:val="left"/>
            </w:pPr>
            <w:r>
              <w:rPr>
                <w:rFonts w:ascii="Aptos" w:hAnsi="Aptos" w:eastAsia="Aptos" w:cs="Aptos"/>
                <w:noProof w:val="0"/>
                <w:sz w:val="24"/>
                <w:szCs w:val="24"/>
                <w:lang w:val="en-US"/>
              </w:rPr>
              <w:t>Allow two or more users to build and edit the same list by sharing functionality</w:t>
            </w:r>
          </w:p>
        </w:tc>
        <w:tc>
          <w:tcPr>
            <w:tcW w:w="2055" w:type="dxa"/>
            <w:tcMar/>
          </w:tcPr>
          <w:p w:rsidR="1744CD6F" w:rsidP="4CB5E450" w:rsidRDefault="1744CD6F" w14:paraId="03083397" w14:textId="56D70013">
            <w:pPr>
              <w:pStyle w:val="Normal"/>
              <w:suppressLineNumbers w:val="0"/>
              <w:bidi w:val="0"/>
              <w:spacing w:before="120" w:beforeAutospacing="off" w:after="120" w:afterAutospacing="off" w:line="240" w:lineRule="auto"/>
              <w:ind w:left="0" w:right="0"/>
              <w:jc w:val="left"/>
            </w:pPr>
            <w:r>
              <w:rPr/>
              <w:t>Explorer</w:t>
            </w:r>
          </w:p>
          <w:p w:rsidR="1744CD6F" w:rsidP="1744CD6F" w:rsidRDefault="1744CD6F" w14:paraId="10BFB41C" w14:textId="662F8E91">
            <w:pPr>
              <w:pStyle w:val="Normal"/>
            </w:pPr>
          </w:p>
        </w:tc>
      </w:tr>
      <w:tr w:rsidR="1744CD6F" w:rsidTr="4CB5E450" w14:paraId="2E8487E3">
        <w:trPr>
          <w:trHeight w:val="300"/>
        </w:trPr>
        <w:tc>
          <w:tcPr>
            <w:tcW w:w="2655" w:type="dxa"/>
            <w:tcMar/>
          </w:tcPr>
          <w:p w:rsidR="7E7A4721" w:rsidP="1744CD6F" w:rsidRDefault="7E7A4721" w14:paraId="6F319EC8" w14:textId="3AC3E315">
            <w:pPr>
              <w:pStyle w:val="Normal"/>
              <w:jc w:val="left"/>
            </w:pPr>
            <w:r>
              <w:rPr>
                <w:rFonts w:ascii="Aptos" w:hAnsi="Aptos" w:eastAsia="Aptos" w:cs="Aptos"/>
                <w:noProof w:val="0"/>
                <w:sz w:val="24"/>
                <w:szCs w:val="24"/>
                <w:lang w:val="en-US"/>
              </w:rPr>
              <w:t>Collaborate from external platform</w:t>
            </w:r>
          </w:p>
        </w:tc>
        <w:tc>
          <w:tcPr>
            <w:tcW w:w="4650" w:type="dxa"/>
            <w:tcMar/>
          </w:tcPr>
          <w:p w:rsidR="7E7A4721" w:rsidP="1744CD6F" w:rsidRDefault="7E7A4721" w14:paraId="26047022" w14:textId="19E2B2C9">
            <w:pPr>
              <w:pStyle w:val="Normal"/>
              <w:spacing w:before="120" w:beforeAutospacing="off" w:after="120" w:afterAutospacing="off"/>
              <w:ind w:left="0"/>
              <w:jc w:val="left"/>
              <w:rPr>
                <w:rFonts w:ascii="Aptos" w:hAnsi="Aptos" w:eastAsia="Aptos" w:cs="Aptos"/>
                <w:noProof w:val="0"/>
                <w:sz w:val="24"/>
                <w:szCs w:val="24"/>
                <w:lang w:val="en-US"/>
              </w:rPr>
            </w:pPr>
            <w:r>
              <w:rPr>
                <w:rFonts w:ascii="Aptos" w:hAnsi="Aptos" w:eastAsia="Aptos" w:cs="Aptos"/>
                <w:noProof w:val="0"/>
                <w:sz w:val="24"/>
                <w:szCs w:val="24"/>
                <w:lang w:val="en-US"/>
              </w:rPr>
              <w:t>Import the Google Sheet into the plan, use AI to export, and automatically import it into the planning workflow.</w:t>
            </w:r>
          </w:p>
        </w:tc>
        <w:tc>
          <w:tcPr>
            <w:tcW w:w="2055" w:type="dxa"/>
            <w:tcMar/>
          </w:tcPr>
          <w:p w:rsidR="1744CD6F" w:rsidP="4CB5E450" w:rsidRDefault="1744CD6F" w14:paraId="757D4E1E" w14:textId="56D70013">
            <w:pPr>
              <w:pStyle w:val="Normal"/>
              <w:suppressLineNumbers w:val="0"/>
              <w:bidi w:val="0"/>
              <w:spacing w:before="120" w:beforeAutospacing="off" w:after="120" w:afterAutospacing="off" w:line="240" w:lineRule="auto"/>
              <w:ind w:left="0" w:right="0"/>
              <w:jc w:val="left"/>
            </w:pPr>
            <w:r>
              <w:rPr/>
              <w:t>Explorer</w:t>
            </w:r>
          </w:p>
          <w:p w:rsidR="1744CD6F" w:rsidP="1744CD6F" w:rsidRDefault="1744CD6F" w14:paraId="66341C90" w14:textId="7D4F18D6">
            <w:pPr>
              <w:pStyle w:val="Normal"/>
            </w:pPr>
          </w:p>
        </w:tc>
      </w:tr>
    </w:tbl>
    <w:p w:rsidR="370821B2" w:rsidP="4432941A" w:rsidRDefault="370821B2" w14:paraId="6E71AEE7" w14:textId="67DF3923">
      <w:pPr>
        <w:pStyle w:val="Normal"/>
        <w:bidi w:val="0"/>
        <w:jc w:val="left"/>
      </w:pPr>
      <w:r>
        <w:rPr>
          <w:rFonts w:ascii="Aptos" w:hAnsi="Aptos" w:eastAsia="Aptos" w:cs="Aptos"/>
          <w:noProof w:val="0"/>
          <w:sz w:val="24"/>
          <w:szCs w:val="24"/>
          <w:lang w:val="en-US"/>
        </w:rPr>
        <w:t>Table 8: Solution for collaborative</w:t>
      </w:r>
    </w:p>
    <w:p w:rsidR="4CB5E450" w:rsidP="4CB5E450" w:rsidRDefault="4CB5E450" w14:paraId="35723285" w14:textId="03736A65">
      <w:pPr>
        <w:pStyle w:val="Normal"/>
        <w:bidi w:val="0"/>
        <w:jc w:val="left"/>
        <w:rPr>
          <w:rFonts w:ascii="Aptos" w:hAnsi="Aptos" w:eastAsia="Aptos" w:cs="Aptos"/>
          <w:noProof w:val="0"/>
          <w:sz w:val="24"/>
          <w:szCs w:val="24"/>
          <w:lang w:val="en-US"/>
        </w:rPr>
      </w:pPr>
    </w:p>
    <w:p w:rsidR="1E7B20CC" w:rsidP="4CB5E450" w:rsidRDefault="1E7B20CC" w14:paraId="5706A3A0" w14:textId="27F670CB">
      <w:pPr>
        <w:pStyle w:val="Heading2"/>
        <w:bidi w:val="0"/>
        <w:rPr>
          <w:noProof w:val="0"/>
          <w:lang w:val="en-US"/>
        </w:rPr>
      </w:pPr>
      <w:bookmarkStart w:name="_Toc2092281289" w:id="463084743"/>
      <w:r>
        <w:rPr>
          <w:noProof w:val="0"/>
          <w:lang w:val="en-US"/>
        </w:rPr>
        <w:t xml:space="preserve">6.5 Journal and Memory</w:t>
      </w:r>
      <w:bookmarkEnd w:id="463084743"/>
    </w:p>
    <w:p w:rsidR="579B10A6" w:rsidP="1744CD6F" w:rsidRDefault="579B10A6" w14:paraId="362065C3" w14:textId="500FC786">
      <w:pPr>
        <w:bidi w:val="0"/>
        <w:spacing w:before="120" w:beforeAutospacing="off" w:after="120" w:afterAutospacing="off"/>
        <w:jc w:val="left"/>
      </w:pPr>
      <w:r>
        <w:rPr>
          <w:rFonts w:ascii="Aptos" w:hAnsi="Aptos" w:eastAsia="Aptos" w:cs="Aptos"/>
          <w:noProof w:val="0"/>
          <w:sz w:val="24"/>
          <w:szCs w:val="24"/>
          <w:lang w:val="en-US"/>
        </w:rPr>
        <w:t xml:space="preserve">Most travelers do not document their trip at all or do so automatically because the effort is too high, as it often requires capturing real life.</w:t>
      </w:r>
    </w:p>
    <w:tbl>
      <w:tblPr>
        <w:tblStyle w:val="TableGrid"/>
        <w:tblW w:w="0" w:type="auto"/>
        <w:tblLook w:val="06A0" w:firstRow="1" w:lastRow="0" w:firstColumn="1" w:lastColumn="0" w:noHBand="1" w:noVBand="1"/>
      </w:tblPr>
      <w:tblGrid>
        <w:gridCol w:w="2655"/>
        <w:gridCol w:w="4650"/>
        <w:gridCol w:w="2055"/>
      </w:tblGrid>
      <w:tr w:rsidR="1744CD6F" w:rsidTr="4CB5E450" w14:paraId="0F7B9D0F">
        <w:trPr>
          <w:trHeight w:val="300"/>
        </w:trPr>
        <w:tc>
          <w:tcPr>
            <w:tcW w:w="2655" w:type="dxa"/>
            <w:tcMar/>
          </w:tcPr>
          <w:p w:rsidR="1744CD6F" w:rsidP="1744CD6F" w:rsidRDefault="1744CD6F" w14:paraId="7A136B2C" w14:textId="4B801D3D">
            <w:pPr>
              <w:spacing w:before="0" w:beforeAutospacing="off" w:after="0" w:afterAutospacing="off"/>
              <w:jc w:val="left"/>
            </w:pPr>
            <w:r>
              <w:rPr/>
              <w:t>Solution</w:t>
            </w:r>
          </w:p>
        </w:tc>
        <w:tc>
          <w:tcPr>
            <w:tcW w:w="4650" w:type="dxa"/>
            <w:tcMar/>
          </w:tcPr>
          <w:p w:rsidR="1744CD6F" w:rsidP="1744CD6F" w:rsidRDefault="1744CD6F" w14:paraId="09154CC2" w14:textId="620E5BAC">
            <w:pPr>
              <w:spacing w:before="0" w:beforeAutospacing="off" w:after="0" w:afterAutospacing="off"/>
              <w:jc w:val="left"/>
            </w:pPr>
            <w:r>
              <w:rPr/>
              <w:t>Description</w:t>
            </w:r>
          </w:p>
        </w:tc>
        <w:tc>
          <w:tcPr>
            <w:tcW w:w="2055" w:type="dxa"/>
            <w:tcMar/>
          </w:tcPr>
          <w:p w:rsidR="1744CD6F" w:rsidP="1744CD6F" w:rsidRDefault="1744CD6F" w14:paraId="12D254D4" w14:textId="494FB9DB">
            <w:pPr>
              <w:spacing w:before="0" w:beforeAutospacing="off" w:after="0" w:afterAutospacing="off"/>
              <w:jc w:val="left"/>
            </w:pPr>
            <w:r>
              <w:rPr/>
              <w:t>Impacted user type</w:t>
            </w:r>
          </w:p>
        </w:tc>
      </w:tr>
      <w:tr w:rsidR="1744CD6F" w:rsidTr="4CB5E450" w14:paraId="6610BA7D">
        <w:trPr>
          <w:trHeight w:val="300"/>
        </w:trPr>
        <w:tc>
          <w:tcPr>
            <w:tcW w:w="2655" w:type="dxa"/>
            <w:tcMar/>
          </w:tcPr>
          <w:p w:rsidR="7108707D" w:rsidP="1744CD6F" w:rsidRDefault="7108707D" w14:paraId="5CAF866B" w14:textId="0BD5994A">
            <w:pPr>
              <w:bidi w:val="0"/>
              <w:spacing w:before="120" w:beforeAutospacing="off" w:after="120" w:afterAutospacing="off"/>
              <w:jc w:val="left"/>
            </w:pPr>
            <w:r>
              <w:rPr>
                <w:rFonts w:ascii="Aptos" w:hAnsi="Aptos" w:eastAsia="Aptos" w:cs="Aptos"/>
                <w:noProof w:val="0"/>
                <w:sz w:val="24"/>
                <w:szCs w:val="24"/>
                <w:lang w:val="en-US"/>
              </w:rPr>
              <w:t>Auto-capture location and time</w:t>
            </w:r>
          </w:p>
        </w:tc>
        <w:tc>
          <w:tcPr>
            <w:tcW w:w="4650" w:type="dxa"/>
            <w:tcMar/>
          </w:tcPr>
          <w:p w:rsidR="7108707D" w:rsidP="1744CD6F" w:rsidRDefault="7108707D" w14:paraId="68D54597" w14:textId="5C4A6F06">
            <w:pPr>
              <w:bidi w:val="0"/>
              <w:spacing w:before="120" w:beforeAutospacing="off" w:after="120" w:afterAutospacing="off"/>
              <w:jc w:val="left"/>
            </w:pPr>
            <w:r>
              <w:rPr>
                <w:rFonts w:ascii="Aptos" w:hAnsi="Aptos" w:eastAsia="Aptos" w:cs="Aptos"/>
                <w:noProof w:val="0"/>
                <w:sz w:val="24"/>
                <w:szCs w:val="24"/>
                <w:lang w:val="en-US"/>
              </w:rPr>
              <w:t>Backstage logging of the visited locations and timestamps throughout the trip</w:t>
            </w:r>
          </w:p>
        </w:tc>
        <w:tc>
          <w:tcPr>
            <w:tcW w:w="2055" w:type="dxa"/>
            <w:tcMar/>
          </w:tcPr>
          <w:p w:rsidR="1744CD6F" w:rsidP="1744CD6F" w:rsidRDefault="1744CD6F" w14:paraId="2B7FC078" w14:textId="50520FF7">
            <w:pPr>
              <w:pStyle w:val="Normal"/>
            </w:pPr>
            <w:r>
              <w:rPr/>
              <w:t>Documenter</w:t>
            </w:r>
          </w:p>
        </w:tc>
      </w:tr>
      <w:tr w:rsidR="1744CD6F" w:rsidTr="4CB5E450" w14:paraId="587130F8">
        <w:trPr>
          <w:trHeight w:val="300"/>
        </w:trPr>
        <w:tc>
          <w:tcPr>
            <w:tcW w:w="2655" w:type="dxa"/>
            <w:tcMar/>
          </w:tcPr>
          <w:p w:rsidR="7108707D" w:rsidP="1744CD6F" w:rsidRDefault="7108707D" w14:paraId="36FE6E5C" w14:textId="5D4755B4">
            <w:pPr>
              <w:spacing w:before="120" w:beforeAutospacing="off" w:after="120" w:afterAutospacing="off"/>
              <w:jc w:val="left"/>
            </w:pPr>
            <w:r>
              <w:rPr>
                <w:rFonts w:ascii="Aptos" w:hAnsi="Aptos" w:eastAsia="Aptos" w:cs="Aptos"/>
                <w:noProof w:val="0"/>
                <w:sz w:val="24"/>
                <w:szCs w:val="24"/>
                <w:lang w:val="en-US"/>
              </w:rPr>
              <w:t>Auto-generate layout</w:t>
            </w:r>
          </w:p>
        </w:tc>
        <w:tc>
          <w:tcPr>
            <w:tcW w:w="4650" w:type="dxa"/>
            <w:tcMar/>
          </w:tcPr>
          <w:p w:rsidR="7108707D" w:rsidP="1744CD6F" w:rsidRDefault="7108707D" w14:paraId="1891EA58" w14:textId="1738BE0C">
            <w:pPr>
              <w:spacing w:before="120" w:beforeAutospacing="off" w:after="120" w:afterAutospacing="off"/>
              <w:jc w:val="left"/>
            </w:pPr>
            <w:r>
              <w:rPr>
                <w:rFonts w:ascii="Aptos" w:hAnsi="Aptos" w:eastAsia="Aptos" w:cs="Aptos"/>
                <w:noProof w:val="0"/>
                <w:sz w:val="24"/>
                <w:szCs w:val="24"/>
                <w:lang w:val="en-US"/>
              </w:rPr>
              <w:t xml:space="preserve">Auto-visualize the format or provide a template so the user doesn't need to design it</w:t>
            </w:r>
          </w:p>
        </w:tc>
        <w:tc>
          <w:tcPr>
            <w:tcW w:w="2055" w:type="dxa"/>
            <w:tcMar/>
          </w:tcPr>
          <w:p w:rsidR="1744CD6F" w:rsidP="1744CD6F" w:rsidRDefault="1744CD6F" w14:paraId="617E1315" w14:textId="50520FF7">
            <w:pPr>
              <w:pStyle w:val="Normal"/>
            </w:pPr>
            <w:r>
              <w:rPr/>
              <w:t>Documenter</w:t>
            </w:r>
          </w:p>
          <w:p w:rsidR="1744CD6F" w:rsidP="1744CD6F" w:rsidRDefault="1744CD6F" w14:paraId="10D01562" w14:textId="0513C4C0">
            <w:pPr>
              <w:pStyle w:val="Normal"/>
            </w:pPr>
          </w:p>
        </w:tc>
      </w:tr>
      <w:tr w:rsidR="1744CD6F" w:rsidTr="4CB5E450" w14:paraId="119102C0">
        <w:trPr>
          <w:trHeight w:val="300"/>
        </w:trPr>
        <w:tc>
          <w:tcPr>
            <w:tcW w:w="2655" w:type="dxa"/>
            <w:tcMar/>
          </w:tcPr>
          <w:p w:rsidR="7108707D" w:rsidP="1744CD6F" w:rsidRDefault="7108707D" w14:paraId="1B8FB706" w14:textId="14A40E3F">
            <w:pPr>
              <w:spacing w:before="120" w:beforeAutospacing="off" w:after="120" w:afterAutospacing="off"/>
              <w:jc w:val="left"/>
            </w:pPr>
            <w:r>
              <w:rPr>
                <w:rFonts w:ascii="Aptos" w:hAnsi="Aptos" w:eastAsia="Aptos" w:cs="Aptos"/>
                <w:noProof w:val="0"/>
                <w:sz w:val="24"/>
                <w:szCs w:val="24"/>
                <w:lang w:val="en-US"/>
              </w:rPr>
              <w:t>Share journal</w:t>
            </w:r>
          </w:p>
        </w:tc>
        <w:tc>
          <w:tcPr>
            <w:tcW w:w="4650" w:type="dxa"/>
            <w:tcMar/>
          </w:tcPr>
          <w:p w:rsidR="7108707D" w:rsidP="1744CD6F" w:rsidRDefault="7108707D" w14:paraId="598946C4" w14:textId="142ADEBA">
            <w:pPr>
              <w:spacing w:before="120" w:beforeAutospacing="off" w:after="120" w:afterAutospacing="off"/>
              <w:jc w:val="left"/>
            </w:pPr>
            <w:r>
              <w:rPr>
                <w:rFonts w:ascii="Aptos" w:hAnsi="Aptos" w:eastAsia="Aptos" w:cs="Aptos"/>
                <w:noProof w:val="0"/>
                <w:sz w:val="24"/>
                <w:szCs w:val="24"/>
                <w:lang w:val="en-US"/>
              </w:rPr>
              <w:t>User can share public or contact only</w:t>
            </w:r>
          </w:p>
        </w:tc>
        <w:tc>
          <w:tcPr>
            <w:tcW w:w="2055" w:type="dxa"/>
            <w:tcMar/>
          </w:tcPr>
          <w:p w:rsidR="1744CD6F" w:rsidP="1744CD6F" w:rsidRDefault="1744CD6F" w14:paraId="25825298" w14:textId="50520FF7">
            <w:pPr>
              <w:pStyle w:val="Normal"/>
            </w:pPr>
            <w:r>
              <w:rPr/>
              <w:t>Documenter</w:t>
            </w:r>
          </w:p>
          <w:p w:rsidR="1744CD6F" w:rsidP="1744CD6F" w:rsidRDefault="1744CD6F" w14:paraId="5ABB5A7C" w14:textId="12E8B1FB">
            <w:pPr>
              <w:pStyle w:val="Normal"/>
            </w:pPr>
          </w:p>
        </w:tc>
      </w:tr>
    </w:tbl>
    <w:p w:rsidR="1744CD6F" w:rsidP="1744CD6F" w:rsidRDefault="1744CD6F" w14:paraId="65BF599B" w14:textId="0AA785D7">
      <w:pPr>
        <w:bidi w:val="0"/>
        <w:jc w:val="left"/>
      </w:pPr>
      <w:r>
        <w:rPr/>
        <w:t>Table 9: Solution for journal and memory</w:t>
      </w:r>
    </w:p>
    <w:p w:rsidR="1A09D8A1" w:rsidP="1A09D8A1" w:rsidRDefault="1A09D8A1" w14:paraId="12481619" w14:textId="15D7B3F3">
      <w:pPr>
        <w:bidi w:val="0"/>
        <w:jc w:val="left"/>
      </w:pPr>
    </w:p>
    <w:p w:rsidR="7108707D" w:rsidP="1744CD6F" w:rsidRDefault="7108707D" w14:paraId="7DFF6DA8" w14:textId="78CDAAC0">
      <w:pPr>
        <w:pStyle w:val="Normal"/>
        <w:bidi w:val="0"/>
        <w:jc w:val="left"/>
      </w:pPr>
      <w:r>
        <w:rPr>
          <w:rFonts w:ascii="Aptos" w:hAnsi="Aptos" w:eastAsia="Aptos" w:cs="Aptos"/>
          <w:noProof w:val="0"/>
          <w:sz w:val="24"/>
          <w:szCs w:val="24"/>
          <w:lang w:val="en-US"/>
        </w:rPr>
        <w:t>There are five solution areas that will help users have a one-stop-shop experience for all they have for these trips, from planning and pre-trip to post-trip.</w:t>
      </w:r>
    </w:p>
    <w:p w:rsidR="1744CD6F" w:rsidP="1744CD6F" w:rsidRDefault="1744CD6F" w14:paraId="4818F5C8" w14:textId="4A5049EA">
      <w:pPr>
        <w:bidi w:val="0"/>
        <w:jc w:val="left"/>
      </w:pPr>
    </w:p>
    <w:p w:rsidR="61D2CF12" w:rsidP="4432941A" w:rsidRDefault="61D2CF12" w14:paraId="2CD2032E" w14:textId="7A3BF30A">
      <w:pPr>
        <w:pStyle w:val="Heading1"/>
        <w:bidi w:val="0"/>
      </w:pPr>
      <w:bookmarkStart w:name="_Toc1947614965" w:id="2096719085"/>
      <w:r>
        <w:rPr/>
        <w:t xml:space="preserve">7. System flow and Information Architecture</w:t>
      </w:r>
      <w:bookmarkEnd w:id="2096719085"/>
    </w:p>
    <w:p w:rsidR="187FB7A0" w:rsidP="10748545" w:rsidRDefault="187FB7A0" w14:paraId="21064FD4" w14:textId="48931321">
      <w:pPr>
        <w:pStyle w:val="Heading2"/>
        <w:bidi w:val="0"/>
        <w:rPr>
          <w:noProof w:val="0"/>
          <w:lang w:val="en-US"/>
        </w:rPr>
      </w:pPr>
      <w:bookmarkStart w:name="_Toc69875174" w:id="2146160783"/>
      <w:r>
        <w:rPr>
          <w:noProof w:val="0"/>
          <w:lang w:val="en-US"/>
        </w:rPr>
        <w:t>7.1 Card sorting</w:t>
      </w:r>
      <w:bookmarkEnd w:id="2146160783"/>
    </w:p>
    <w:p w:rsidR="5C26117F" w:rsidP="10748545" w:rsidRDefault="5C26117F" w14:paraId="0AC4084E" w14:textId="21AD4648">
      <w:pPr>
        <w:bidi w:val="0"/>
        <w:spacing w:before="120" w:beforeAutospacing="off" w:after="120" w:afterAutospacing="off"/>
        <w:jc w:val="left"/>
      </w:pPr>
      <w:r>
        <w:rPr>
          <w:rFonts w:ascii="Aptos" w:hAnsi="Aptos" w:eastAsia="Aptos" w:cs="Aptos"/>
          <w:noProof w:val="0"/>
          <w:sz w:val="24"/>
          <w:szCs w:val="24"/>
          <w:lang w:val="en-US"/>
        </w:rPr>
        <w:t>The information architecture is grounded in card sorting, which is a standard method for discovering users’ mental models rather than being based on assumptions and is used to test it after the fact (Dippner, 2022)</w:t>
      </w:r>
    </w:p>
    <w:tbl>
      <w:tblPr>
        <w:tblStyle w:val="TableGrid"/>
        <w:bidiVisual w:val="0"/>
        <w:tblW w:w="0" w:type="auto"/>
        <w:tblLook w:val="06A0" w:firstRow="1" w:lastRow="0" w:firstColumn="1" w:lastColumn="0" w:noHBand="1" w:noVBand="1"/>
      </w:tblPr>
      <w:tblGrid>
        <w:gridCol w:w="3345"/>
        <w:gridCol w:w="6015"/>
      </w:tblGrid>
      <w:tr w:rsidR="10748545" w:rsidTr="10748545" w14:paraId="0AC6E1AB">
        <w:trPr>
          <w:trHeight w:val="300"/>
        </w:trPr>
        <w:tc>
          <w:tcPr>
            <w:tcW w:w="3345" w:type="dxa"/>
            <w:tcMar/>
          </w:tcPr>
          <w:p w:rsidR="5C26117F" w:rsidP="10748545" w:rsidRDefault="5C26117F" w14:paraId="5081E636" w14:textId="3D705DAE">
            <w:pPr>
              <w:pStyle w:val="Normal"/>
            </w:pPr>
            <w:r>
              <w:rPr>
                <w:noProof w:val="0"/>
                <w:lang w:val="en-US"/>
              </w:rPr>
              <w:t>Card label</w:t>
            </w:r>
          </w:p>
        </w:tc>
        <w:tc>
          <w:tcPr>
            <w:tcW w:w="6015" w:type="dxa"/>
            <w:tcMar/>
          </w:tcPr>
          <w:p w:rsidR="5C26117F" w:rsidP="10748545" w:rsidRDefault="5C26117F" w14:paraId="145876FA" w14:textId="79A81AB5">
            <w:pPr>
              <w:pStyle w:val="Normal"/>
            </w:pPr>
            <w:r>
              <w:rPr>
                <w:noProof w:val="0"/>
                <w:lang w:val="en-US"/>
              </w:rPr>
              <w:t>Description</w:t>
            </w:r>
          </w:p>
        </w:tc>
      </w:tr>
      <w:tr w:rsidR="10748545" w:rsidTr="10748545" w14:paraId="1AA70725">
        <w:trPr>
          <w:trHeight w:val="300"/>
        </w:trPr>
        <w:tc>
          <w:tcPr>
            <w:tcW w:w="3345" w:type="dxa"/>
            <w:tcMar/>
          </w:tcPr>
          <w:p w:rsidR="5C26117F" w:rsidP="10748545" w:rsidRDefault="5C26117F" w14:paraId="42DF97A3" w14:textId="09C057C6">
            <w:pPr>
              <w:pStyle w:val="Normal"/>
            </w:pPr>
            <w:r>
              <w:rPr>
                <w:noProof w:val="0"/>
                <w:lang w:val="en-US"/>
              </w:rPr>
              <w:t>Browser without signing up</w:t>
            </w:r>
          </w:p>
        </w:tc>
        <w:tc>
          <w:tcPr>
            <w:tcW w:w="6015" w:type="dxa"/>
            <w:tcMar/>
          </w:tcPr>
          <w:p w:rsidR="5C26117F" w:rsidP="10748545" w:rsidRDefault="5C26117F" w14:paraId="768F8F0C" w14:textId="7FE0FB34">
            <w:pPr>
              <w:pStyle w:val="Normal"/>
            </w:pPr>
            <w:r>
              <w:rPr>
                <w:noProof w:val="0"/>
                <w:lang w:val="en-US"/>
              </w:rPr>
              <w:t>Explore the app and see tips without create an account</w:t>
            </w:r>
          </w:p>
        </w:tc>
      </w:tr>
      <w:tr w:rsidR="10748545" w:rsidTr="10748545" w14:paraId="2D673CD2">
        <w:trPr>
          <w:trHeight w:val="300"/>
        </w:trPr>
        <w:tc>
          <w:tcPr>
            <w:tcW w:w="3345" w:type="dxa"/>
            <w:tcMar/>
          </w:tcPr>
          <w:p w:rsidR="5C26117F" w:rsidP="10748545" w:rsidRDefault="5C26117F" w14:paraId="013F23E9" w14:textId="24B65C80">
            <w:pPr>
              <w:pStyle w:val="Normal"/>
            </w:pPr>
            <w:r>
              <w:rPr>
                <w:rFonts w:ascii="Aptos" w:hAnsi="Aptos" w:eastAsia="Aptos" w:cs="Aptos"/>
                <w:noProof w:val="0"/>
                <w:sz w:val="24"/>
                <w:szCs w:val="24"/>
                <w:lang w:val="en-US"/>
              </w:rPr>
              <w:t>Personalised first experience</w:t>
            </w:r>
          </w:p>
        </w:tc>
        <w:tc>
          <w:tcPr>
            <w:tcW w:w="6015" w:type="dxa"/>
            <w:tcMar/>
          </w:tcPr>
          <w:p w:rsidR="5C26117F" w:rsidP="10748545" w:rsidRDefault="5C26117F" w14:paraId="0104CE38" w14:textId="1A21AB28">
            <w:pPr>
              <w:pStyle w:val="Normal"/>
            </w:pPr>
            <w:r>
              <w:rPr>
                <w:noProof w:val="0"/>
                <w:lang w:val="en-US"/>
              </w:rPr>
              <w:t xml:space="preserve">See content tailor to the travelstyle </w:t>
            </w:r>
          </w:p>
        </w:tc>
      </w:tr>
      <w:tr w:rsidR="10748545" w:rsidTr="10748545" w14:paraId="482F3AF0">
        <w:trPr>
          <w:trHeight w:val="300"/>
        </w:trPr>
        <w:tc>
          <w:tcPr>
            <w:tcW w:w="3345" w:type="dxa"/>
            <w:tcMar/>
          </w:tcPr>
          <w:p w:rsidR="5C26117F" w:rsidP="10748545" w:rsidRDefault="5C26117F" w14:paraId="0BB574DE" w14:textId="2660C4E2">
            <w:pPr>
              <w:pStyle w:val="Normal"/>
            </w:pPr>
            <w:r>
              <w:rPr>
                <w:noProof w:val="0"/>
                <w:lang w:val="en-US"/>
              </w:rPr>
              <w:t>Control what location data is shared</w:t>
            </w:r>
          </w:p>
        </w:tc>
        <w:tc>
          <w:tcPr>
            <w:tcW w:w="6015" w:type="dxa"/>
            <w:tcMar/>
          </w:tcPr>
          <w:p w:rsidR="5C26117F" w:rsidP="10748545" w:rsidRDefault="5C26117F" w14:paraId="66273A4B" w14:textId="5B8BA238">
            <w:pPr>
              <w:pStyle w:val="Normal"/>
            </w:pPr>
            <w:r>
              <w:rPr>
                <w:noProof w:val="0"/>
                <w:lang w:val="en-US"/>
              </w:rPr>
              <w:t>Choose exactly when and what location information that app captures</w:t>
            </w:r>
          </w:p>
        </w:tc>
      </w:tr>
      <w:tr w:rsidR="10748545" w:rsidTr="10748545" w14:paraId="31C74428">
        <w:trPr>
          <w:trHeight w:val="300"/>
        </w:trPr>
        <w:tc>
          <w:tcPr>
            <w:tcW w:w="3345" w:type="dxa"/>
            <w:tcMar/>
          </w:tcPr>
          <w:p w:rsidR="5C26117F" w:rsidP="10748545" w:rsidRDefault="5C26117F" w14:paraId="2B7C245D" w14:textId="2CA49DBF">
            <w:pPr>
              <w:pStyle w:val="Normal"/>
            </w:pPr>
            <w:r>
              <w:rPr>
                <w:noProof w:val="0"/>
                <w:lang w:val="en-US"/>
              </w:rPr>
              <w:t>Peer-sourced tip feed</w:t>
            </w:r>
          </w:p>
        </w:tc>
        <w:tc>
          <w:tcPr>
            <w:tcW w:w="6015" w:type="dxa"/>
            <w:tcMar/>
          </w:tcPr>
          <w:p w:rsidR="5C26117F" w:rsidP="10748545" w:rsidRDefault="5C26117F" w14:paraId="2726EE2F" w14:textId="704AFC42">
            <w:pPr>
              <w:pStyle w:val="Normal"/>
            </w:pPr>
            <w:r>
              <w:rPr>
                <w:rFonts w:ascii="Aptos" w:hAnsi="Aptos" w:eastAsia="Aptos" w:cs="Aptos"/>
                <w:noProof w:val="0"/>
                <w:sz w:val="24"/>
                <w:szCs w:val="24"/>
                <w:lang w:val="en-US"/>
              </w:rPr>
              <w:t>Browse travel tips posted by real travelers</w:t>
            </w:r>
          </w:p>
        </w:tc>
      </w:tr>
      <w:tr w:rsidR="10748545" w:rsidTr="10748545" w14:paraId="720485AD">
        <w:trPr>
          <w:trHeight w:val="300"/>
        </w:trPr>
        <w:tc>
          <w:tcPr>
            <w:tcW w:w="3345" w:type="dxa"/>
            <w:tcMar/>
          </w:tcPr>
          <w:p w:rsidR="5C26117F" w:rsidP="10748545" w:rsidRDefault="5C26117F" w14:paraId="5C138084" w14:textId="53BBB54C">
            <w:pPr>
              <w:pStyle w:val="Normal"/>
            </w:pPr>
            <w:r>
              <w:rPr>
                <w:rFonts w:ascii="Aptos" w:hAnsi="Aptos" w:eastAsia="Aptos" w:cs="Aptos"/>
                <w:noProof w:val="0"/>
                <w:sz w:val="24"/>
                <w:szCs w:val="24"/>
                <w:lang w:val="en-US"/>
              </w:rPr>
              <w:t>Living shortlist</w:t>
            </w:r>
          </w:p>
        </w:tc>
        <w:tc>
          <w:tcPr>
            <w:tcW w:w="6015" w:type="dxa"/>
            <w:tcMar/>
          </w:tcPr>
          <w:p w:rsidR="5C26117F" w:rsidP="10748545" w:rsidRDefault="5C26117F" w14:paraId="1C562159" w14:textId="6785CCD2">
            <w:pPr>
              <w:pStyle w:val="Normal"/>
            </w:pPr>
            <w:r>
              <w:rPr>
                <w:rFonts w:ascii="Aptos" w:hAnsi="Aptos" w:eastAsia="Aptos" w:cs="Aptos"/>
                <w:noProof w:val="0"/>
                <w:sz w:val="24"/>
                <w:szCs w:val="24"/>
                <w:lang w:val="en-US"/>
              </w:rPr>
              <w:t>Build a flexible, reorderable list of places you want to visit</w:t>
            </w:r>
          </w:p>
        </w:tc>
      </w:tr>
      <w:tr w:rsidR="10748545" w:rsidTr="10748545" w14:paraId="505DA15C">
        <w:trPr>
          <w:trHeight w:val="300"/>
        </w:trPr>
        <w:tc>
          <w:tcPr>
            <w:tcW w:w="3345" w:type="dxa"/>
            <w:tcMar/>
          </w:tcPr>
          <w:p w:rsidR="5C26117F" w:rsidP="10748545" w:rsidRDefault="5C26117F" w14:paraId="558A34B2" w14:textId="1500E0D1">
            <w:pPr>
              <w:pStyle w:val="Normal"/>
            </w:pPr>
            <w:r>
              <w:rPr>
                <w:rFonts w:ascii="Aptos" w:hAnsi="Aptos" w:eastAsia="Aptos" w:cs="Aptos"/>
                <w:noProof w:val="0"/>
                <w:sz w:val="24"/>
                <w:szCs w:val="24"/>
                <w:lang w:val="en-US"/>
              </w:rPr>
              <w:t>Map view of saved places</w:t>
            </w:r>
          </w:p>
        </w:tc>
        <w:tc>
          <w:tcPr>
            <w:tcW w:w="6015" w:type="dxa"/>
            <w:tcMar/>
          </w:tcPr>
          <w:p w:rsidR="5C26117F" w:rsidP="10748545" w:rsidRDefault="5C26117F" w14:paraId="43867F4F" w14:textId="269D5867">
            <w:pPr>
              <w:pStyle w:val="Normal"/>
            </w:pPr>
            <w:r>
              <w:rPr>
                <w:rFonts w:ascii="Aptos" w:hAnsi="Aptos" w:eastAsia="Aptos" w:cs="Aptos"/>
                <w:noProof w:val="0"/>
                <w:sz w:val="24"/>
                <w:szCs w:val="24"/>
                <w:lang w:val="en-US"/>
              </w:rPr>
              <w:t>See all your saved places on a map</w:t>
            </w:r>
          </w:p>
        </w:tc>
      </w:tr>
      <w:tr w:rsidR="10748545" w:rsidTr="10748545" w14:paraId="5D6865DC">
        <w:trPr>
          <w:trHeight w:val="300"/>
        </w:trPr>
        <w:tc>
          <w:tcPr>
            <w:tcW w:w="3345" w:type="dxa"/>
            <w:tcMar/>
          </w:tcPr>
          <w:p w:rsidR="5C26117F" w:rsidP="10748545" w:rsidRDefault="5C26117F" w14:paraId="1524D795" w14:textId="4AC0AAF1">
            <w:pPr>
              <w:pStyle w:val="Normal"/>
            </w:pPr>
            <w:r>
              <w:rPr>
                <w:rFonts w:ascii="Aptos" w:hAnsi="Aptos" w:eastAsia="Aptos" w:cs="Aptos"/>
                <w:noProof w:val="0"/>
                <w:sz w:val="24"/>
                <w:szCs w:val="24"/>
                <w:lang w:val="en-US"/>
              </w:rPr>
              <w:t>One-tap save from discovery</w:t>
            </w:r>
          </w:p>
        </w:tc>
        <w:tc>
          <w:tcPr>
            <w:tcW w:w="6015" w:type="dxa"/>
            <w:tcMar/>
          </w:tcPr>
          <w:p w:rsidR="5C26117F" w:rsidP="10748545" w:rsidRDefault="5C26117F" w14:paraId="2A1E9E31" w14:textId="3BA5DAE6">
            <w:pPr>
              <w:pStyle w:val="Normal"/>
            </w:pPr>
            <w:r>
              <w:rPr>
                <w:rFonts w:ascii="Aptos" w:hAnsi="Aptos" w:eastAsia="Aptos" w:cs="Aptos"/>
                <w:noProof w:val="0"/>
                <w:sz w:val="24"/>
                <w:szCs w:val="24"/>
                <w:lang w:val="en-US"/>
              </w:rPr>
              <w:t>Save any tip or place to your shortlist with a single tap</w:t>
            </w:r>
          </w:p>
        </w:tc>
      </w:tr>
      <w:tr w:rsidR="10748545" w:rsidTr="10748545" w14:paraId="57A3D823">
        <w:trPr>
          <w:trHeight w:val="300"/>
        </w:trPr>
        <w:tc>
          <w:tcPr>
            <w:tcW w:w="3345" w:type="dxa"/>
            <w:tcMar/>
          </w:tcPr>
          <w:p w:rsidR="5C26117F" w:rsidP="10748545" w:rsidRDefault="5C26117F" w14:paraId="660F9468" w14:textId="18E80106">
            <w:pPr>
              <w:pStyle w:val="Normal"/>
            </w:pPr>
            <w:r>
              <w:rPr>
                <w:rFonts w:ascii="Aptos" w:hAnsi="Aptos" w:eastAsia="Aptos" w:cs="Aptos"/>
                <w:noProof w:val="0"/>
                <w:sz w:val="24"/>
                <w:szCs w:val="24"/>
                <w:lang w:val="en-US"/>
              </w:rPr>
              <w:t>Plan trips with companions</w:t>
            </w:r>
          </w:p>
        </w:tc>
        <w:tc>
          <w:tcPr>
            <w:tcW w:w="6015" w:type="dxa"/>
            <w:tcMar/>
          </w:tcPr>
          <w:p w:rsidR="5C26117F" w:rsidP="10748545" w:rsidRDefault="5C26117F" w14:paraId="34A5E005" w14:textId="48656C14">
            <w:pPr>
              <w:pStyle w:val="Normal"/>
            </w:pPr>
            <w:r>
              <w:rPr>
                <w:rFonts w:ascii="Aptos" w:hAnsi="Aptos" w:eastAsia="Aptos" w:cs="Aptos"/>
                <w:noProof w:val="0"/>
                <w:sz w:val="24"/>
                <w:szCs w:val="24"/>
                <w:lang w:val="en-US"/>
              </w:rPr>
              <w:t>Invite travel companions to view and co-edit the same shortlist</w:t>
            </w:r>
          </w:p>
        </w:tc>
      </w:tr>
      <w:tr w:rsidR="10748545" w:rsidTr="10748545" w14:paraId="358CA9B7">
        <w:trPr>
          <w:trHeight w:val="300"/>
        </w:trPr>
        <w:tc>
          <w:tcPr>
            <w:tcW w:w="3345" w:type="dxa"/>
            <w:tcMar/>
          </w:tcPr>
          <w:p w:rsidR="5C26117F" w:rsidP="10748545" w:rsidRDefault="5C26117F" w14:paraId="58140E1A" w14:textId="2651F087">
            <w:pPr>
              <w:pStyle w:val="Normal"/>
            </w:pPr>
            <w:r>
              <w:rPr>
                <w:rFonts w:ascii="Aptos" w:hAnsi="Aptos" w:eastAsia="Aptos" w:cs="Aptos"/>
                <w:noProof w:val="0"/>
                <w:sz w:val="24"/>
                <w:szCs w:val="24"/>
                <w:lang w:val="en-US"/>
              </w:rPr>
              <w:t>Import an AI-generated itinerary</w:t>
            </w:r>
          </w:p>
        </w:tc>
        <w:tc>
          <w:tcPr>
            <w:tcW w:w="6015" w:type="dxa"/>
            <w:tcMar/>
          </w:tcPr>
          <w:p w:rsidR="5C26117F" w:rsidP="10748545" w:rsidRDefault="5C26117F" w14:paraId="50A118AF" w14:textId="4F41E1EE">
            <w:pPr>
              <w:pStyle w:val="Normal"/>
            </w:pPr>
            <w:r>
              <w:rPr>
                <w:rFonts w:ascii="Aptos" w:hAnsi="Aptos" w:eastAsia="Aptos" w:cs="Aptos"/>
                <w:noProof w:val="0"/>
                <w:sz w:val="24"/>
                <w:szCs w:val="24"/>
                <w:lang w:val="en-US"/>
              </w:rPr>
              <w:t>Paste or import a ChatGPT/Gemini itinerary and turn it into an editable shortlist</w:t>
            </w:r>
          </w:p>
        </w:tc>
      </w:tr>
      <w:tr w:rsidR="10748545" w:rsidTr="10748545" w14:paraId="2E2EEBFB">
        <w:trPr>
          <w:trHeight w:val="300"/>
        </w:trPr>
        <w:tc>
          <w:tcPr>
            <w:tcW w:w="3345" w:type="dxa"/>
            <w:tcMar/>
          </w:tcPr>
          <w:p w:rsidR="5C26117F" w:rsidP="10748545" w:rsidRDefault="5C26117F" w14:paraId="30E03FA6" w14:textId="3A4567F4">
            <w:pPr>
              <w:pStyle w:val="Normal"/>
            </w:pPr>
            <w:r>
              <w:rPr>
                <w:rFonts w:ascii="Aptos" w:hAnsi="Aptos" w:eastAsia="Aptos" w:cs="Aptos"/>
                <w:noProof w:val="0"/>
                <w:sz w:val="24"/>
                <w:szCs w:val="24"/>
                <w:lang w:val="en-US"/>
              </w:rPr>
              <w:t>Message a local in-app</w:t>
            </w:r>
          </w:p>
        </w:tc>
        <w:tc>
          <w:tcPr>
            <w:tcW w:w="6015" w:type="dxa"/>
            <w:tcMar/>
          </w:tcPr>
          <w:p w:rsidR="5C26117F" w:rsidP="10748545" w:rsidRDefault="5C26117F" w14:paraId="102E2F4D" w14:textId="5C3A9150">
            <w:pPr>
              <w:pStyle w:val="Normal"/>
            </w:pPr>
            <w:r>
              <w:rPr>
                <w:rFonts w:ascii="Aptos" w:hAnsi="Aptos" w:eastAsia="Aptos" w:cs="Aptos"/>
                <w:noProof w:val="0"/>
                <w:sz w:val="24"/>
                <w:szCs w:val="24"/>
                <w:lang w:val="en-US"/>
              </w:rPr>
              <w:t>Send and receive messages with locals directly inside the app</w:t>
            </w:r>
          </w:p>
        </w:tc>
      </w:tr>
      <w:tr w:rsidR="10748545" w:rsidTr="10748545" w14:paraId="11A5EC38">
        <w:trPr>
          <w:trHeight w:val="300"/>
        </w:trPr>
        <w:tc>
          <w:tcPr>
            <w:tcW w:w="3345" w:type="dxa"/>
            <w:tcMar/>
          </w:tcPr>
          <w:p w:rsidR="5C26117F" w:rsidP="10748545" w:rsidRDefault="5C26117F" w14:paraId="6295A4EC" w14:textId="171D7825">
            <w:pPr>
              <w:pStyle w:val="Normal"/>
            </w:pPr>
            <w:r>
              <w:rPr>
                <w:rFonts w:ascii="Aptos" w:hAnsi="Aptos" w:eastAsia="Aptos" w:cs="Aptos"/>
                <w:noProof w:val="0"/>
                <w:sz w:val="24"/>
                <w:szCs w:val="24"/>
                <w:lang w:val="en-US"/>
              </w:rPr>
              <w:t>Auto-capture location</w:t>
            </w:r>
          </w:p>
        </w:tc>
        <w:tc>
          <w:tcPr>
            <w:tcW w:w="6015" w:type="dxa"/>
            <w:tcMar/>
          </w:tcPr>
          <w:p w:rsidR="5C26117F" w:rsidP="10748545" w:rsidRDefault="5C26117F" w14:paraId="67198BD2" w14:textId="011F1623">
            <w:pPr>
              <w:pStyle w:val="Normal"/>
            </w:pPr>
            <w:r>
              <w:rPr>
                <w:rFonts w:ascii="Aptos" w:hAnsi="Aptos" w:eastAsia="Aptos" w:cs="Aptos"/>
                <w:noProof w:val="0"/>
                <w:sz w:val="24"/>
                <w:szCs w:val="24"/>
                <w:lang w:val="en-US"/>
              </w:rPr>
              <w:t xml:space="preserve">The app quietly records where you were and when </w:t>
            </w:r>
          </w:p>
        </w:tc>
      </w:tr>
      <w:tr w:rsidR="10748545" w:rsidTr="10748545" w14:paraId="6914458F">
        <w:trPr>
          <w:trHeight w:val="300"/>
        </w:trPr>
        <w:tc>
          <w:tcPr>
            <w:tcW w:w="3345" w:type="dxa"/>
            <w:tcMar/>
          </w:tcPr>
          <w:p w:rsidR="5C26117F" w:rsidP="10748545" w:rsidRDefault="5C26117F" w14:paraId="42A576D0" w14:textId="67C8B51D">
            <w:pPr>
              <w:pStyle w:val="Normal"/>
            </w:pPr>
            <w:r>
              <w:rPr>
                <w:rFonts w:ascii="Aptos" w:hAnsi="Aptos" w:eastAsia="Aptos" w:cs="Aptos"/>
                <w:noProof w:val="0"/>
                <w:sz w:val="24"/>
                <w:szCs w:val="24"/>
                <w:lang w:val="en-US"/>
              </w:rPr>
              <w:t>Searchable memory</w:t>
            </w:r>
          </w:p>
        </w:tc>
        <w:tc>
          <w:tcPr>
            <w:tcW w:w="6015" w:type="dxa"/>
            <w:tcMar/>
          </w:tcPr>
          <w:p w:rsidR="5C26117F" w:rsidP="10748545" w:rsidRDefault="5C26117F" w14:paraId="4094606E" w14:textId="225817D9">
            <w:pPr>
              <w:pStyle w:val="Normal"/>
            </w:pPr>
            <w:r>
              <w:rPr>
                <w:rFonts w:ascii="Aptos" w:hAnsi="Aptos" w:eastAsia="Aptos" w:cs="Aptos"/>
                <w:noProof w:val="0"/>
                <w:sz w:val="24"/>
                <w:szCs w:val="24"/>
                <w:lang w:val="en-US"/>
              </w:rPr>
              <w:t>Browse and search your past trips by place, date, or experience</w:t>
            </w:r>
          </w:p>
        </w:tc>
      </w:tr>
    </w:tbl>
    <w:p w:rsidR="523C6385" w:rsidP="10748545" w:rsidRDefault="523C6385" w14:paraId="532AA47C" w14:textId="1E35492A">
      <w:pPr>
        <w:pStyle w:val="Normal"/>
      </w:pPr>
      <w:r>
        <w:rPr>
          <w:noProof w:val="0"/>
          <w:lang w:val="en-US"/>
        </w:rPr>
        <w:t>Table 10: Card sorting</w:t>
      </w:r>
    </w:p>
    <w:p>
      <w:pPr>
        <w:jc w:val="center"/>
      </w:pPr>
      <w:r>
        <w:drawing>
          <wp:inline>
            <wp:extent cx="5760720" cy="2976144"/>
            <wp:docPr id="622536395" name="Picture 622536395"/>
            <wp:cNvGraphicFramePr>
              <a:graphicFrameLocks noChangeAspect="1"/>
            </wp:cNvGraphicFramePr>
            <a:graphic>
              <a:graphicData uri="http://schemas.openxmlformats.org/drawingml/2006/picture">
                <pic:pic>
                  <pic:nvPicPr>
                    <pic:cNvPr id="0" name="Card_Sort_Board.png"/>
                    <pic:cNvPicPr/>
                  </pic:nvPicPr>
                  <pic:blipFill>
                    <a:blip r:embed="rId6"/>
                    <a:stretch>
                      <a:fillRect/>
                    </a:stretch>
                  </pic:blipFill>
                  <pic:spPr>
                    <a:xfrm>
                      <a:off x="0" y="0"/>
                      <a:ext cx="5760720" cy="2976144"/>
                    </a:xfrm>
                    <a:prstGeom prst="rect"/>
                  </pic:spPr>
                </pic:pic>
              </a:graphicData>
            </a:graphic>
          </wp:inline>
        </w:drawing>
      </w:r>
    </w:p>
    <w:p>
      <w:pPr>
        <w:jc w:val="center"/>
      </w:pPr>
      <w:r>
        <w:rPr>
          <w:i/>
          <w:sz w:val="18"/>
        </w:rPr>
        <w:t>Figure 1. Open card sort — hypothesised pre-sort structure (26 cards across 5 groups). Designed but not yet run with participants.</w:t>
      </w:r>
    </w:p>
    <w:p>
      <w:pPr>
        <w:jc w:val="center"/>
      </w:pPr>
      <w:r>
        <w:drawing>
          <wp:inline>
            <wp:extent cx="5760720" cy="2277932"/>
            <wp:docPr id="622536396" name="Picture 622536396"/>
            <wp:cNvGraphicFramePr>
              <a:graphicFrameLocks noChangeAspect="1"/>
            </wp:cNvGraphicFramePr>
            <a:graphic>
              <a:graphicData uri="http://schemas.openxmlformats.org/drawingml/2006/picture">
                <pic:pic>
                  <pic:nvPicPr>
                    <pic:cNvPr id="0" name="IA_Sitemap.png"/>
                    <pic:cNvPicPr/>
                  </pic:nvPicPr>
                  <pic:blipFill>
                    <a:blip r:embed="rId7"/>
                    <a:stretch>
                      <a:fillRect/>
                    </a:stretch>
                  </pic:blipFill>
                  <pic:spPr>
                    <a:xfrm>
                      <a:off x="0" y="0"/>
                      <a:ext cx="5760720" cy="2277932"/>
                    </a:xfrm>
                    <a:prstGeom prst="rect"/>
                  </pic:spPr>
                </pic:pic>
              </a:graphicData>
            </a:graphic>
          </wp:inline>
        </w:drawing>
      </w:r>
    </w:p>
    <w:p>
      <w:pPr>
        <w:jc w:val="center"/>
      </w:pPr>
      <w:r>
        <w:rPr>
          <w:i/>
          <w:sz w:val="18"/>
        </w:rPr>
        <w:t>Figure 2. Information architecture sitemap, Tier 1 (app root) to Tier 3 (screens/actions) — pre-sort hypothesis, pending card-sort validation.</w:t>
      </w:r>
    </w:p>
    <w:p w:rsidR="10748545" w:rsidP="10748545" w:rsidRDefault="10748545" w14:paraId="040C07E8" w14:textId="3E8FE011">
      <w:pPr>
        <w:pStyle w:val="Normal"/>
        <w:bidi w:val="0"/>
        <w:rPr>
          <w:noProof w:val="0"/>
          <w:lang w:val="en-US"/>
        </w:rPr>
      </w:pPr>
    </w:p>
    <w:p w:rsidR="39441D96" w:rsidP="10748545" w:rsidRDefault="39441D96" w14:paraId="7922D951" w14:textId="7E3C0C2B">
      <w:pPr>
        <w:pStyle w:val="Heading2"/>
        <w:bidi w:val="0"/>
        <w:rPr>
          <w:noProof w:val="0"/>
          <w:lang w:val="en-US"/>
        </w:rPr>
      </w:pPr>
      <w:bookmarkStart w:name="_Toc152493098" w:id="826275011"/>
      <w:r>
        <w:rPr>
          <w:noProof w:val="0"/>
          <w:lang w:val="en-US"/>
        </w:rPr>
        <w:t>7.2 User flow</w:t>
      </w:r>
      <w:bookmarkEnd w:id="826275011"/>
    </w:p>
    <w:p w:rsidR="5F1BCD15" w:rsidP="0BD1E80A" w:rsidRDefault="5F1BCD15" w14:paraId="62AD8A0B" w14:textId="0F5B98F6">
      <w:pPr>
        <w:bidi w:val="0"/>
        <w:spacing w:before="120" w:beforeAutospacing="off" w:after="120" w:afterAutospacing="off"/>
        <w:jc w:val="left"/>
      </w:pPr>
      <w:r>
        <w:rPr>
          <w:rFonts w:ascii="Aptos" w:hAnsi="Aptos" w:eastAsia="Aptos" w:cs="Aptos"/>
          <w:noProof w:val="0"/>
          <w:sz w:val="24"/>
          <w:szCs w:val="24"/>
          <w:lang w:val="en-US"/>
        </w:rPr>
        <w:t>A user flow is a visual representation of the path a user takes when interacting with a product, from entry points to task completion (Dippner, 2022, p. 168). The user’s flow captures what the user does, how they make decisions, and which states are included. For Travel Buddy, this maps directly to the four phases of the travel experience as Onboarding, Pre-Trip, In-Destination, and Post-Trip, plus a loop phase that returns the user to the start.</w:t>
      </w:r>
    </w:p>
    <w:p w:rsidR="0BD1E80A" w:rsidP="0BD1E80A" w:rsidRDefault="0BD1E80A" w14:paraId="538D2766" w14:textId="37157426">
      <w:pPr>
        <w:bidi w:val="0"/>
        <w:spacing w:before="120" w:beforeAutospacing="off" w:after="120" w:afterAutospacing="off"/>
        <w:jc w:val="left"/>
      </w:pPr>
    </w:p>
    <w:p w:rsidR="5F1BCD15" w:rsidP="0BD1E80A" w:rsidRDefault="5F1BCD15" w14:paraId="7298CAE5" w14:textId="5C22CE5C">
      <w:pPr>
        <w:bidi w:val="0"/>
        <w:spacing w:before="120" w:beforeAutospacing="off" w:after="120" w:afterAutospacing="off"/>
        <w:jc w:val="left"/>
      </w:pPr>
      <w:r>
        <w:rPr>
          <w:rFonts w:ascii="Aptos" w:hAnsi="Aptos" w:eastAsia="Aptos" w:cs="Aptos"/>
          <w:noProof w:val="0"/>
          <w:sz w:val="24"/>
          <w:szCs w:val="24"/>
          <w:lang w:val="en-US"/>
        </w:rPr>
        <w:t xml:space="preserve">The user’s flow only includes the happy path, which defines the core product promise. Edge cases and error states are addressed in subsequent interaction design phases.</w:t>
      </w:r>
    </w:p>
    <w:p w:rsidR="370821B2" w:rsidP="1A09D8A1" w:rsidRDefault="370821B2" w14:paraId="0771FF44" w14:textId="6AE1E207">
      <w:pPr>
        <w:pStyle w:val="Normal"/>
      </w:pPr>
      <w:r>
        <w:drawing>
          <wp:inline wp14:editId="2F414A75" wp14:anchorId="3F2E9784">
            <wp:extent cx="5943600" cy="819150"/>
            <wp:effectExtent l="0" t="0" r="0" b="0"/>
            <wp:docPr id="95392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39281" name="Picture 9539281"/>
                    <pic:cNvPicPr/>
                  </pic:nvPicPr>
                  <pic:blipFill>
                    <a:blip xmlns:r="http://schemas.openxmlformats.org/officeDocument/2006/relationships" r:embed="rId672520322">
                      <a:extLst>
                        <a:ext uri="{28A0092B-C50C-407E-A947-70E740481C1C}">
                          <a14:useLocalDpi xmlns:a14="http://schemas.microsoft.com/office/drawing/2010/main"/>
                        </a:ext>
                      </a:extLst>
                    </a:blip>
                    <a:stretch>
                      <a:fillRect/>
                    </a:stretch>
                  </pic:blipFill>
                  <pic:spPr>
                    <a:xfrm>
                      <a:off x="0" y="0"/>
                      <a:ext cx="5943600" cy="819150"/>
                    </a:xfrm>
                    <a:prstGeom prst="rect">
                      <a:avLst/>
                    </a:prstGeom>
                  </pic:spPr>
                </pic:pic>
              </a:graphicData>
            </a:graphic>
          </wp:inline>
        </w:drawing>
      </w:r>
      <w:r>
        <w:rPr/>
        <w:t xml:space="preserve">Image 2: Travel Buddy user flow.</w:t>
      </w:r>
    </w:p>
    <w:p w:rsidR="1A09D8A1" w:rsidP="1A09D8A1" w:rsidRDefault="1A09D8A1" w14:paraId="64A305BB" w14:textId="75B97F46">
      <w:pPr>
        <w:bidi w:val="0"/>
        <w:spacing w:before="120" w:beforeAutospacing="off" w:after="120" w:afterAutospacing="off"/>
        <w:jc w:val="left"/>
        <w:rPr>
          <w:rFonts w:ascii="Aptos" w:hAnsi="Aptos" w:eastAsia="Aptos" w:cs="Aptos"/>
          <w:noProof w:val="0"/>
          <w:sz w:val="24"/>
          <w:szCs w:val="24"/>
          <w:lang w:val="en-US"/>
        </w:rPr>
      </w:pPr>
    </w:p>
    <w:p w:rsidR="766AED18" w:rsidP="4CB5E450" w:rsidRDefault="766AED18" w14:paraId="57BF873C" w14:textId="55722349">
      <w:pPr>
        <w:pStyle w:val="Heading1"/>
        <w:bidi w:val="0"/>
        <w:rPr>
          <w:noProof w:val="0"/>
          <w:lang w:val="en-US"/>
        </w:rPr>
      </w:pPr>
      <w:bookmarkStart w:name="_Toc1424465249" w:id="1508974216"/>
      <w:r>
        <w:rPr>
          <w:noProof w:val="0"/>
          <w:lang w:val="en-US"/>
        </w:rPr>
        <w:t>8. Prototype</w:t>
      </w:r>
      <w:bookmarkEnd w:id="1508974216"/>
    </w:p>
    <w:p w:rsidR="4E6B1435" w:rsidP="263357EF" w:rsidRDefault="4E6B1435" w14:paraId="3214C1B6" w14:textId="643A1DDA">
      <w:pPr>
        <w:bidi w:val="0"/>
        <w:spacing w:before="120" w:beforeAutospacing="off" w:after="120" w:afterAutospacing="off"/>
        <w:jc w:val="left"/>
      </w:pPr>
      <w:r>
        <w:rPr>
          <w:rFonts w:ascii="Aptos" w:hAnsi="Aptos" w:eastAsia="Aptos" w:cs="Aptos"/>
          <w:noProof w:val="0"/>
          <w:sz w:val="24"/>
          <w:szCs w:val="24"/>
          <w:lang w:val="en-US"/>
        </w:rPr>
        <w:t>Based on the user’s insights and solutions pool defined in the last step, the hi-fi prototype is developed with close attention to the look and feel to represent how users interact with the product. It is a complete visual language that includes color, typography, and design elements alongside real content and interactive components. The goal is to translate the idea to a tangible interface that users can interact with; this sets the stage for user feedback and team conversation, leading to related decisions.</w:t>
      </w:r>
    </w:p>
    <w:p w:rsidR="1A09D8A1" w:rsidP="1A09D8A1" w:rsidRDefault="1A09D8A1" w14:paraId="79899AC3" w14:textId="193088A3">
      <w:pPr>
        <w:pStyle w:val="Normal"/>
        <w:spacing w:before="120" w:beforeAutospacing="off" w:after="120" w:afterAutospacing="off"/>
        <w:jc w:val="left"/>
      </w:pPr>
    </w:p>
    <w:p w:rsidR="4E6B1435" w:rsidP="1A09D8A1" w:rsidRDefault="4E6B1435" w14:paraId="2C478856" w14:textId="51B523B4">
      <w:pPr>
        <w:bidi w:val="0"/>
        <w:spacing w:before="120" w:beforeAutospacing="off" w:after="120" w:afterAutospacing="off"/>
        <w:jc w:val="left"/>
        <w:rPr>
          <w:rFonts w:ascii="Aptos" w:hAnsi="Aptos" w:eastAsia="Aptos" w:cs="Aptos"/>
          <w:noProof w:val="0"/>
          <w:sz w:val="24"/>
          <w:szCs w:val="24"/>
          <w:lang w:val="en-US"/>
        </w:rPr>
      </w:pPr>
      <w:r>
        <w:rPr>
          <w:rFonts w:ascii="Aptos" w:hAnsi="Aptos" w:eastAsia="Aptos" w:cs="Aptos"/>
          <w:noProof w:val="0"/>
          <w:sz w:val="24"/>
          <w:szCs w:val="24"/>
          <w:lang w:val="en-US"/>
        </w:rPr>
        <w:t xml:space="preserve">The prototype demonstrates the following areas such as onboard new user, explore locations and connect with local, plan for the trip and share for collaboration, document journal and share</w:t>
      </w:r>
    </w:p>
    <w:p>
      <w:pPr>
        <w:jc w:val="center"/>
      </w:pPr>
      <w:r>
        <w:drawing>
          <wp:inline>
            <wp:extent cx="5760720" cy="2874760"/>
            <wp:docPr id="622536397" name="Picture 622536397"/>
            <wp:cNvGraphicFramePr>
              <a:graphicFrameLocks noChangeAspect="1"/>
            </wp:cNvGraphicFramePr>
            <a:graphic>
              <a:graphicData uri="http://schemas.openxmlformats.org/drawingml/2006/picture">
                <pic:pic>
                  <pic:nvPicPr>
                    <pic:cNvPr id="0" name="Fig_Onboarding_Flow.png"/>
                    <pic:cNvPicPr/>
                  </pic:nvPicPr>
                  <pic:blipFill>
                    <a:blip r:embed="rId8"/>
                    <a:stretch>
                      <a:fillRect/>
                    </a:stretch>
                  </pic:blipFill>
                  <pic:spPr>
                    <a:xfrm>
                      <a:off x="0" y="0"/>
                      <a:ext cx="5760720" cy="2874760"/>
                    </a:xfrm>
                    <a:prstGeom prst="rect"/>
                  </pic:spPr>
                </pic:pic>
              </a:graphicData>
            </a:graphic>
          </wp:inline>
        </w:drawing>
      </w:r>
    </w:p>
    <w:p>
      <w:pPr>
        <w:jc w:val="center"/>
      </w:pPr>
      <w:r>
        <w:rPr>
          <w:i/>
          <w:sz w:val="18"/>
        </w:rPr>
        <w:t>Figure 3. Onboarding flow, screens 1-5 (Travel_Buddy_HiFi.html) — guest browsing before sign-up, 3-question style quiz, personalised first result.</w:t>
      </w:r>
    </w:p>
    <w:p>
      <w:pPr>
        <w:jc w:val="center"/>
      </w:pPr>
      <w:r>
        <w:drawing>
          <wp:inline>
            <wp:extent cx="5760720" cy="2731376"/>
            <wp:docPr id="622536398" name="Picture 622536398"/>
            <wp:cNvGraphicFramePr>
              <a:graphicFrameLocks noChangeAspect="1"/>
            </wp:cNvGraphicFramePr>
            <a:graphic>
              <a:graphicData uri="http://schemas.openxmlformats.org/drawingml/2006/picture">
                <pic:pic>
                  <pic:nvPicPr>
                    <pic:cNvPr id="0" name="Fig_Core_Features.png"/>
                    <pic:cNvPicPr/>
                  </pic:nvPicPr>
                  <pic:blipFill>
                    <a:blip r:embed="rId9"/>
                    <a:stretch>
                      <a:fillRect/>
                    </a:stretch>
                  </pic:blipFill>
                  <pic:spPr>
                    <a:xfrm>
                      <a:off x="0" y="0"/>
                      <a:ext cx="5760720" cy="2731376"/>
                    </a:xfrm>
                    <a:prstGeom prst="rect"/>
                  </pic:spPr>
                </pic:pic>
              </a:graphicData>
            </a:graphic>
          </wp:inline>
        </w:drawing>
      </w:r>
    </w:p>
    <w:p>
      <w:pPr>
        <w:jc w:val="center"/>
      </w:pPr>
      <w:r>
        <w:rPr>
          <w:i/>
          <w:sz w:val="18"/>
        </w:rPr>
        <w:t>Figure 4. Core feature screens — living trip shortlist by day, offline map with saved pins, verified local profile, and the auto-generated journal timeline.</w:t>
      </w:r>
    </w:p>
    <w:p w:rsidR="0BD1E80A" w:rsidP="0BD1E80A" w:rsidRDefault="0BD1E80A" w14:paraId="7FF9C728" w14:textId="59EC8CC0">
      <w:pPr>
        <w:pStyle w:val="ListParagraph"/>
        <w:bidi w:val="0"/>
        <w:spacing w:before="120" w:beforeAutospacing="off" w:after="120" w:afterAutospacing="off"/>
        <w:ind w:left="720"/>
        <w:jc w:val="left"/>
        <w:rPr>
          <w:rFonts w:ascii="Aptos" w:hAnsi="Aptos" w:eastAsia="Aptos" w:cs="Aptos"/>
          <w:noProof w:val="0"/>
          <w:sz w:val="24"/>
          <w:szCs w:val="24"/>
          <w:lang w:val="en-US"/>
        </w:rPr>
      </w:pPr>
    </w:p>
    <w:p w:rsidR="0BD1E80A" w:rsidP="0BD1E80A" w:rsidRDefault="0BD1E80A" w14:paraId="5F667F77" w14:textId="6D3E4213">
      <w:pPr>
        <w:pStyle w:val="Normal"/>
        <w:bidi w:val="0"/>
        <w:spacing w:before="120" w:beforeAutospacing="off" w:after="120" w:afterAutospacing="off"/>
        <w:jc w:val="left"/>
        <w:rPr>
          <w:rFonts w:ascii="Aptos" w:hAnsi="Aptos" w:eastAsia="Aptos" w:cs="Aptos"/>
          <w:noProof w:val="0"/>
          <w:sz w:val="24"/>
          <w:szCs w:val="24"/>
          <w:lang w:val="en-US"/>
        </w:rPr>
      </w:pPr>
      <w:r>
        <w:drawing>
          <wp:inline wp14:editId="06E47068" wp14:anchorId="0F6F945B">
            <wp:extent cx="2310423" cy="4505325"/>
            <wp:effectExtent l="0" t="0" r="0" b="0"/>
            <wp:docPr id="1539420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942086" name="Picture 153942086"/>
                    <pic:cNvPicPr/>
                  </pic:nvPicPr>
                  <pic:blipFill>
                    <a:blip xmlns:r="http://schemas.openxmlformats.org/officeDocument/2006/relationships" r:embed="rId1729337840">
                      <a:extLst>
                        <a:ext uri="{28A0092B-C50C-407E-A947-70E740481C1C}">
                          <a14:useLocalDpi xmlns:a14="http://schemas.microsoft.com/office/drawing/2010/main"/>
                        </a:ext>
                      </a:extLst>
                    </a:blip>
                    <a:stretch>
                      <a:fillRect/>
                    </a:stretch>
                  </pic:blipFill>
                  <pic:spPr>
                    <a:xfrm rot="0">
                      <a:off x="0" y="0"/>
                      <a:ext cx="2310423" cy="4505325"/>
                    </a:xfrm>
                    <a:prstGeom prst="rect">
                      <a:avLst/>
                    </a:prstGeom>
                  </pic:spPr>
                </pic:pic>
              </a:graphicData>
            </a:graphic>
          </wp:inline>
        </w:drawing>
        <w:drawing>
          <wp:inline wp14:editId="2E471CA9" wp14:anchorId="36837D0F">
            <wp:extent cx="2259948" cy="4505456"/>
            <wp:effectExtent l="0" t="0" r="0" b="0"/>
            <wp:docPr id="907417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741715" name="Picture 90741715"/>
                    <pic:cNvPicPr/>
                  </pic:nvPicPr>
                  <pic:blipFill>
                    <a:blip xmlns:r="http://schemas.openxmlformats.org/officeDocument/2006/relationships" r:embed="rId1093055006">
                      <a:extLst>
                        <a:ext uri="{28A0092B-C50C-407E-A947-70E740481C1C}">
                          <a14:useLocalDpi xmlns:a14="http://schemas.microsoft.com/office/drawing/2010/main"/>
                        </a:ext>
                      </a:extLst>
                    </a:blip>
                    <a:stretch>
                      <a:fillRect/>
                    </a:stretch>
                  </pic:blipFill>
                  <pic:spPr>
                    <a:xfrm rot="0">
                      <a:off x="0" y="0"/>
                      <a:ext cx="2259948" cy="4505456"/>
                    </a:xfrm>
                    <a:prstGeom prst="rect">
                      <a:avLst/>
                    </a:prstGeom>
                  </pic:spPr>
                </pic:pic>
              </a:graphicData>
            </a:graphic>
          </wp:inline>
        </w:drawing>
      </w:r>
    </w:p>
    <w:p w:rsidR="17F3CE4A" w:rsidP="10748545" w:rsidRDefault="17F3CE4A" w14:paraId="76151BFB" w14:textId="3EA5FB1B">
      <w:pPr>
        <w:pStyle w:val="Normal"/>
        <w:bidi w:val="0"/>
        <w:spacing w:before="120" w:beforeAutospacing="off" w:after="120" w:afterAutospacing="off"/>
        <w:jc w:val="left"/>
        <w:rPr>
          <w:rFonts w:ascii="Aptos" w:hAnsi="Aptos" w:eastAsia="Aptos" w:cs="Aptos"/>
          <w:noProof w:val="0"/>
          <w:sz w:val="24"/>
          <w:szCs w:val="24"/>
          <w:lang w:val="en-US"/>
        </w:rPr>
      </w:pPr>
      <w:r>
        <w:rPr>
          <w:rFonts w:ascii="Aptos" w:hAnsi="Aptos" w:eastAsia="Aptos" w:cs="Aptos"/>
          <w:noProof w:val="0"/>
          <w:sz w:val="24"/>
          <w:szCs w:val="24"/>
          <w:lang w:val="en-US"/>
        </w:rPr>
        <w:t xml:space="preserve">Image 3: The prototype link can be found </w:t>
      </w:r>
      <w:hyperlink r:id="R29eafb261cf141e6">
        <w:r>
          <w:rPr>
            <w:rStyle w:val="Hyperlink"/>
            <w:noProof w:val="0"/>
            <w:lang w:val="en-US"/>
          </w:rPr>
          <w:t>here</w:t>
        </w:r>
      </w:hyperlink>
    </w:p>
    <w:p w:rsidR="0BD1E80A" w:rsidP="0BD1E80A" w:rsidRDefault="0BD1E80A" w14:paraId="4423C883" w14:textId="4D6EF33E">
      <w:pPr>
        <w:pStyle w:val="Normal"/>
        <w:bidi w:val="0"/>
        <w:spacing w:before="120" w:beforeAutospacing="off" w:after="120" w:afterAutospacing="off"/>
        <w:jc w:val="left"/>
        <w:rPr>
          <w:rFonts w:ascii="Aptos" w:hAnsi="Aptos" w:eastAsia="Aptos" w:cs="Aptos"/>
          <w:noProof w:val="0"/>
          <w:sz w:val="24"/>
          <w:szCs w:val="24"/>
          <w:lang w:val="en-US"/>
        </w:rPr>
      </w:pPr>
    </w:p>
    <w:p w:rsidR="0BD1E80A" w:rsidP="4CB5E450" w:rsidRDefault="0BD1E80A" w14:paraId="46874585" w14:textId="51274FE5">
      <w:pPr>
        <w:pStyle w:val="Heading1"/>
        <w:rPr>
          <w:noProof w:val="0"/>
          <w:lang w:val="en-US"/>
        </w:rPr>
      </w:pPr>
      <w:bookmarkStart w:name="_Toc1083475964" w:id="579045856"/>
      <w:r>
        <w:rPr>
          <w:noProof w:val="0"/>
          <w:lang w:val="en-US"/>
        </w:rPr>
        <w:t>9. Validation</w:t>
      </w:r>
      <w:bookmarkEnd w:id="579045856"/>
    </w:p>
    <w:p w:rsidR="263357EF" w:rsidP="5FFE5AD5" w:rsidRDefault="263357EF" w14:paraId="21E7E404" w14:textId="6FCE4471">
      <w:pPr>
        <w:bidi w:val="0"/>
        <w:spacing w:before="120" w:beforeAutospacing="off" w:after="120" w:afterAutospacing="off"/>
        <w:jc w:val="left"/>
      </w:pPr>
      <w:r>
        <w:rPr>
          <w:rFonts w:ascii="Aptos" w:hAnsi="Aptos" w:eastAsia="Aptos" w:cs="Aptos"/>
          <w:noProof w:val="0"/>
          <w:sz w:val="24"/>
          <w:szCs w:val="24"/>
          <w:lang w:val="en-US"/>
        </w:rPr>
        <w:t xml:space="preserve">To validate the decisions, three participants underwent moderated usability testing, in which they were given tasks, walked through the prototype while thinking aloud, and then gave feedback. Moderated testing was chosen because it was precisely guided by the presence of a live observer who could capture not just what a participant does but also why, including the reasoning, hesitation, and in-the-moment reactions behind any click (Dippner, 2022). Participants were screened for young travelers who take at least twice per year and enjoy exploring new places and connecting with new people. </w:t>
      </w:r>
    </w:p>
    <w:p w:rsidR="263357EF" w:rsidP="5FFE5AD5" w:rsidRDefault="263357EF" w14:paraId="0981A020" w14:textId="3040FAAD">
      <w:pPr>
        <w:bidi w:val="0"/>
        <w:spacing w:before="120" w:beforeAutospacing="off" w:after="120" w:afterAutospacing="off"/>
        <w:jc w:val="left"/>
      </w:pPr>
    </w:p>
    <w:p w:rsidR="263357EF" w:rsidP="5FFE5AD5" w:rsidRDefault="263357EF" w14:paraId="214F676F" w14:textId="292EEF4F">
      <w:pPr>
        <w:bidi w:val="0"/>
        <w:spacing w:before="120" w:beforeAutospacing="off" w:after="120" w:afterAutospacing="off"/>
        <w:jc w:val="left"/>
      </w:pPr>
      <w:r>
        <w:rPr>
          <w:rFonts w:ascii="Aptos" w:hAnsi="Aptos" w:eastAsia="Aptos" w:cs="Aptos"/>
          <w:b w:val="1"/>
          <w:bCs w:val="1"/>
          <w:noProof w:val="0"/>
          <w:sz w:val="24"/>
          <w:szCs w:val="24"/>
          <w:lang w:val="en-US"/>
        </w:rPr>
        <w:t>What went well</w:t>
      </w:r>
    </w:p>
    <w:p w:rsidR="263357EF" w:rsidP="10748545" w:rsidRDefault="263357EF" w14:paraId="0640E17C" w14:textId="7CE11CF0">
      <w:pPr>
        <w:pStyle w:val="Normal"/>
        <w:bidi w:val="0"/>
        <w:spacing w:before="120" w:beforeAutospacing="off" w:after="120" w:afterAutospacing="off"/>
        <w:ind w:left="0"/>
        <w:jc w:val="left"/>
        <w:rPr>
          <w:rFonts w:ascii="Aptos" w:hAnsi="Aptos" w:eastAsia="Aptos" w:cs="Aptos"/>
          <w:noProof w:val="0"/>
          <w:sz w:val="24"/>
          <w:szCs w:val="24"/>
          <w:lang w:val="en-US"/>
        </w:rPr>
      </w:pPr>
      <w:r>
        <w:rPr>
          <w:rFonts w:ascii="Aptos" w:hAnsi="Aptos" w:eastAsia="Aptos" w:cs="Aptos"/>
          <w:noProof w:val="0"/>
          <w:sz w:val="24"/>
          <w:szCs w:val="24"/>
          <w:lang w:val="en-US"/>
        </w:rPr>
        <w:t>Participants want the app’s features. Saving tips to specific days improves planning, and personalized messages help connect with locals.</w:t>
      </w:r>
    </w:p>
    <w:p w:rsidR="263357EF" w:rsidP="5FFE5AD5" w:rsidRDefault="263357EF" w14:paraId="1ABB97D1" w14:textId="6986438D">
      <w:pPr>
        <w:bidi w:val="0"/>
        <w:spacing w:before="120" w:beforeAutospacing="off" w:after="120" w:afterAutospacing="off"/>
        <w:jc w:val="left"/>
      </w:pPr>
    </w:p>
    <w:p w:rsidR="263357EF" w:rsidP="5FFE5AD5" w:rsidRDefault="263357EF" w14:paraId="5B6BED89" w14:textId="7813409C">
      <w:pPr>
        <w:bidi w:val="0"/>
        <w:spacing w:before="120" w:beforeAutospacing="off" w:after="120" w:afterAutospacing="off"/>
        <w:jc w:val="left"/>
      </w:pPr>
      <w:r>
        <w:rPr>
          <w:rFonts w:ascii="Aptos" w:hAnsi="Aptos" w:eastAsia="Aptos" w:cs="Aptos"/>
          <w:b w:val="1"/>
          <w:bCs w:val="1"/>
          <w:noProof w:val="0"/>
          <w:sz w:val="24"/>
          <w:szCs w:val="24"/>
          <w:lang w:val="en-US"/>
        </w:rPr>
        <w:t>What needs to improve</w:t>
      </w:r>
    </w:p>
    <w:tbl>
      <w:tblPr>
        <w:tblStyle w:val="TableGrid"/>
        <w:bidiVisual w:val="0"/>
        <w:tblW w:w="9360" w:type="dxa"/>
        <w:tblLook w:val="06A0" w:firstRow="1" w:lastRow="0" w:firstColumn="1" w:lastColumn="0" w:noHBand="1" w:noVBand="1"/>
      </w:tblPr>
      <w:tblGrid>
        <w:gridCol w:w="6015"/>
        <w:gridCol w:w="2100"/>
        <w:gridCol w:w="1245"/>
      </w:tblGrid>
      <w:tr w:rsidR="5A4E28DD" w:rsidTr="10748545" w14:paraId="47BA2B8A">
        <w:trPr>
          <w:trHeight w:val="300"/>
        </w:trPr>
        <w:tc>
          <w:tcPr>
            <w:tcW w:w="6015" w:type="dxa"/>
            <w:shd w:val="clear" w:color="auto" w:fill="BFBFBF" w:themeFill="background1" w:themeFillShade="BF"/>
            <w:tcMar/>
          </w:tcPr>
          <w:p w:rsidR="182A49FD" w:rsidP="5A4E28DD" w:rsidRDefault="182A49FD" w14:paraId="6929ACCA" w14:textId="5BC6CF66">
            <w:pPr>
              <w:pStyle w:val="Normal"/>
              <w:suppressLineNumbers w:val="0"/>
              <w:bidi w:val="0"/>
              <w:spacing w:before="0" w:beforeAutospacing="off" w:after="0" w:afterAutospacing="off" w:line="240" w:lineRule="auto"/>
              <w:ind w:left="0" w:right="0"/>
              <w:jc w:val="left"/>
            </w:pPr>
            <w:r>
              <w:rPr>
                <w:rFonts w:ascii="Aptos" w:hAnsi="Aptos" w:eastAsia="Aptos" w:cs="Aptos"/>
                <w:b w:val="1"/>
                <w:bCs w:val="1"/>
                <w:noProof w:val="0"/>
                <w:sz w:val="24"/>
                <w:szCs w:val="24"/>
                <w:lang w:val="en-US"/>
              </w:rPr>
              <w:t>Insight</w:t>
            </w:r>
          </w:p>
        </w:tc>
        <w:tc>
          <w:tcPr>
            <w:tcW w:w="2100" w:type="dxa"/>
            <w:shd w:val="clear" w:color="auto" w:fill="BFBFBF" w:themeFill="background1" w:themeFillShade="BF"/>
            <w:tcMar/>
          </w:tcPr>
          <w:p w:rsidR="23CC9CED" w:rsidP="5A4E28DD" w:rsidRDefault="23CC9CED" w14:paraId="37EFF6D0" w14:textId="5C201AB0">
            <w:pPr>
              <w:pStyle w:val="Normal"/>
            </w:pPr>
            <w:r>
              <w:rPr>
                <w:rFonts w:ascii="Aptos" w:hAnsi="Aptos" w:eastAsia="Aptos" w:cs="Aptos"/>
                <w:b w:val="1"/>
                <w:bCs w:val="1"/>
                <w:noProof w:val="0"/>
                <w:sz w:val="24"/>
                <w:szCs w:val="24"/>
                <w:lang w:val="en-US"/>
              </w:rPr>
              <w:t>Theme</w:t>
            </w:r>
          </w:p>
        </w:tc>
        <w:tc>
          <w:tcPr>
            <w:tcW w:w="1245" w:type="dxa"/>
            <w:shd w:val="clear" w:color="auto" w:fill="BFBFBF" w:themeFill="background1" w:themeFillShade="BF"/>
            <w:tcMar/>
          </w:tcPr>
          <w:p w:rsidR="23CC9CED" w:rsidP="5A4E28DD" w:rsidRDefault="23CC9CED" w14:paraId="19CC01CE" w14:textId="06B888DE">
            <w:pPr>
              <w:pStyle w:val="Normal"/>
            </w:pPr>
            <w:r>
              <w:rPr>
                <w:rFonts w:ascii="Aptos" w:hAnsi="Aptos" w:eastAsia="Aptos" w:cs="Aptos"/>
                <w:b w:val="1"/>
                <w:bCs w:val="1"/>
                <w:noProof w:val="0"/>
                <w:sz w:val="24"/>
                <w:szCs w:val="24"/>
                <w:lang w:val="en-US"/>
              </w:rPr>
              <w:t>Severity</w:t>
            </w:r>
          </w:p>
        </w:tc>
      </w:tr>
      <w:tr w:rsidR="5A4E28DD" w:rsidTr="10748545" w14:paraId="1FA132E2">
        <w:trPr>
          <w:trHeight w:val="300"/>
        </w:trPr>
        <w:tc>
          <w:tcPr>
            <w:tcW w:w="6015" w:type="dxa"/>
            <w:tcMar/>
          </w:tcPr>
          <w:p w:rsidR="23CC9CED" w:rsidP="10748545" w:rsidRDefault="23CC9CED" w14:paraId="74200D5D" w14:textId="685826E8">
            <w:pPr>
              <w:pStyle w:val="Normal"/>
              <w:bidi w:val="0"/>
              <w:spacing w:before="120" w:beforeAutospacing="off" w:after="120" w:afterAutospacing="off"/>
              <w:ind w:left="0"/>
              <w:jc w:val="left"/>
              <w:rPr>
                <w:rFonts w:ascii="Aptos" w:hAnsi="Aptos" w:eastAsia="Aptos" w:cs="Aptos"/>
                <w:noProof w:val="0"/>
                <w:sz w:val="24"/>
                <w:szCs w:val="24"/>
                <w:lang w:val="en-US"/>
              </w:rPr>
            </w:pPr>
            <w:r>
              <w:rPr>
                <w:rFonts w:ascii="Aptos" w:hAnsi="Aptos" w:eastAsia="Aptos" w:cs="Aptos"/>
                <w:noProof w:val="0"/>
                <w:sz w:val="24"/>
                <w:szCs w:val="24"/>
                <w:lang w:val="en-US"/>
              </w:rPr>
              <w:t>Participants struggled to find local profiles due to missing search and filters.</w:t>
            </w:r>
          </w:p>
        </w:tc>
        <w:tc>
          <w:tcPr>
            <w:tcW w:w="2100" w:type="dxa"/>
            <w:tcMar/>
          </w:tcPr>
          <w:p w:rsidR="23CC9CED" w:rsidP="5A4E28DD" w:rsidRDefault="23CC9CED" w14:paraId="0BB9C25E" w14:textId="57ECD36A">
            <w:pPr>
              <w:pStyle w:val="Normal"/>
              <w:bidi w:val="0"/>
              <w:rPr>
                <w:rFonts w:ascii="Aptos" w:hAnsi="Aptos" w:eastAsia="Aptos" w:cs="Aptos"/>
                <w:b w:val="0"/>
                <w:bCs w:val="0"/>
                <w:noProof w:val="0"/>
                <w:sz w:val="24"/>
                <w:szCs w:val="24"/>
                <w:lang w:val="en-US"/>
              </w:rPr>
            </w:pPr>
            <w:r>
              <w:rPr>
                <w:rFonts w:ascii="Aptos" w:hAnsi="Aptos" w:eastAsia="Aptos" w:cs="Aptos"/>
                <w:b w:val="0"/>
                <w:bCs w:val="0"/>
                <w:noProof w:val="0"/>
                <w:sz w:val="24"/>
                <w:szCs w:val="24"/>
                <w:lang w:val="en-US"/>
              </w:rPr>
              <w:t>Local browse</w:t>
            </w:r>
          </w:p>
        </w:tc>
        <w:tc>
          <w:tcPr>
            <w:tcW w:w="1245" w:type="dxa"/>
            <w:tcMar/>
          </w:tcPr>
          <w:p w:rsidR="23CC9CED" w:rsidP="5A4E28DD" w:rsidRDefault="23CC9CED" w14:paraId="24C2F917" w14:textId="30B96C69">
            <w:pPr>
              <w:pStyle w:val="Normal"/>
              <w:bidi w:val="0"/>
              <w:rPr>
                <w:rFonts w:ascii="Aptos" w:hAnsi="Aptos" w:eastAsia="Aptos" w:cs="Aptos"/>
                <w:b w:val="0"/>
                <w:bCs w:val="0"/>
                <w:noProof w:val="0"/>
                <w:sz w:val="24"/>
                <w:szCs w:val="24"/>
                <w:lang w:val="en-US"/>
              </w:rPr>
            </w:pPr>
            <w:r>
              <w:rPr>
                <w:rFonts w:ascii="Aptos" w:hAnsi="Aptos" w:eastAsia="Aptos" w:cs="Aptos"/>
                <w:b w:val="0"/>
                <w:bCs w:val="0"/>
                <w:noProof w:val="0"/>
                <w:sz w:val="24"/>
                <w:szCs w:val="24"/>
                <w:lang w:val="en-US"/>
              </w:rPr>
              <w:t>Critical</w:t>
            </w:r>
          </w:p>
        </w:tc>
      </w:tr>
      <w:tr w:rsidR="5A4E28DD" w:rsidTr="10748545" w14:paraId="063F4CA3">
        <w:trPr>
          <w:trHeight w:val="300"/>
        </w:trPr>
        <w:tc>
          <w:tcPr>
            <w:tcW w:w="6015" w:type="dxa"/>
            <w:tcMar/>
          </w:tcPr>
          <w:p w:rsidR="5A4E28DD" w:rsidP="10748545" w:rsidRDefault="5A4E28DD" w14:paraId="5E1E2682" w14:textId="32A192AF">
            <w:pPr>
              <w:pStyle w:val="Normal"/>
              <w:bidi w:val="0"/>
              <w:spacing w:before="120" w:beforeAutospacing="off" w:after="120" w:afterAutospacing="off"/>
              <w:jc w:val="left"/>
              <w:rPr>
                <w:rFonts w:ascii="Aptos" w:hAnsi="Aptos" w:eastAsia="Aptos" w:cs="Aptos"/>
                <w:noProof w:val="0"/>
                <w:sz w:val="24"/>
                <w:szCs w:val="24"/>
                <w:lang w:val="en-US"/>
              </w:rPr>
            </w:pPr>
            <w:r>
              <w:rPr>
                <w:rFonts w:ascii="Aptos" w:hAnsi="Aptos" w:eastAsia="Aptos" w:cs="Aptos"/>
                <w:noProof w:val="0"/>
                <w:sz w:val="24"/>
                <w:szCs w:val="24"/>
                <w:lang w:val="en-US"/>
              </w:rPr>
              <w:t xml:space="preserve">Journal has no search, no invite by name/email, and no way to add anyone not already on the list, so people outside the app cannot be selected.</w:t>
            </w:r>
          </w:p>
        </w:tc>
        <w:tc>
          <w:tcPr>
            <w:tcW w:w="2100" w:type="dxa"/>
            <w:tcMar/>
          </w:tcPr>
          <w:p w:rsidR="2FD7E4FE" w:rsidP="5A4E28DD" w:rsidRDefault="2FD7E4FE" w14:paraId="03BE2794" w14:textId="02CA8CB9">
            <w:pPr>
              <w:pStyle w:val="Normal"/>
            </w:pPr>
            <w:r>
              <w:rPr>
                <w:rFonts w:ascii="Aptos" w:hAnsi="Aptos" w:eastAsia="Aptos" w:cs="Aptos"/>
                <w:b w:val="1"/>
                <w:bCs w:val="1"/>
                <w:noProof w:val="0"/>
                <w:sz w:val="24"/>
                <w:szCs w:val="24"/>
                <w:lang w:val="en-US"/>
              </w:rPr>
              <w:t>Journal</w:t>
            </w:r>
          </w:p>
        </w:tc>
        <w:tc>
          <w:tcPr>
            <w:tcW w:w="1245" w:type="dxa"/>
            <w:tcMar/>
          </w:tcPr>
          <w:p w:rsidR="2FD7E4FE" w:rsidP="5A4E28DD" w:rsidRDefault="2FD7E4FE" w14:paraId="4EA6B8B3" w14:textId="2AC52F7F">
            <w:pPr>
              <w:pStyle w:val="Normal"/>
            </w:pPr>
            <w:r>
              <w:rPr>
                <w:rFonts w:ascii="Aptos" w:hAnsi="Aptos" w:eastAsia="Aptos" w:cs="Aptos"/>
                <w:b w:val="1"/>
                <w:bCs w:val="1"/>
                <w:noProof w:val="0"/>
                <w:sz w:val="24"/>
                <w:szCs w:val="24"/>
                <w:lang w:val="en-US"/>
              </w:rPr>
              <w:t>Critical</w:t>
            </w:r>
          </w:p>
        </w:tc>
      </w:tr>
      <w:tr w:rsidR="5A4E28DD" w:rsidTr="10748545" w14:paraId="76E911E1">
        <w:trPr>
          <w:trHeight w:val="300"/>
        </w:trPr>
        <w:tc>
          <w:tcPr>
            <w:tcW w:w="6015" w:type="dxa"/>
            <w:tcMar/>
          </w:tcPr>
          <w:p w:rsidR="34B3CEC4" w:rsidP="5A4E28DD" w:rsidRDefault="34B3CEC4" w14:paraId="3373E531" w14:textId="0D3B7B4D">
            <w:pPr>
              <w:pStyle w:val="Normal"/>
              <w:bidi w:val="0"/>
              <w:spacing w:before="120" w:beforeAutospacing="off" w:after="120" w:afterAutospacing="off"/>
              <w:jc w:val="left"/>
              <w:rPr>
                <w:rFonts w:ascii="Aptos" w:hAnsi="Aptos" w:eastAsia="Aptos" w:cs="Aptos"/>
                <w:noProof w:val="0"/>
                <w:sz w:val="24"/>
                <w:szCs w:val="24"/>
                <w:lang w:val="en-US"/>
              </w:rPr>
            </w:pPr>
            <w:r>
              <w:rPr>
                <w:rFonts w:ascii="Aptos" w:hAnsi="Aptos" w:eastAsia="Aptos" w:cs="Aptos"/>
                <w:noProof w:val="0"/>
                <w:sz w:val="24"/>
                <w:szCs w:val="24"/>
                <w:lang w:val="en-US"/>
              </w:rPr>
              <w:t>Tip attribution reads "Local resident" while the journey framing refers to "another traveler," momentarily unclear whether it satisfies the ask.</w:t>
            </w:r>
          </w:p>
        </w:tc>
        <w:tc>
          <w:tcPr>
            <w:tcW w:w="2100" w:type="dxa"/>
            <w:tcMar/>
          </w:tcPr>
          <w:p w:rsidR="34B3CEC4" w:rsidP="5A4E28DD" w:rsidRDefault="34B3CEC4" w14:paraId="30E91398" w14:textId="30AC6598">
            <w:pPr>
              <w:pStyle w:val="Normal"/>
            </w:pPr>
            <w:r>
              <w:rPr>
                <w:rFonts w:ascii="Aptos" w:hAnsi="Aptos" w:eastAsia="Aptos" w:cs="Aptos"/>
                <w:b w:val="1"/>
                <w:bCs w:val="1"/>
                <w:noProof w:val="0"/>
                <w:sz w:val="24"/>
                <w:szCs w:val="24"/>
                <w:lang w:val="en-US"/>
              </w:rPr>
              <w:t>Discovery feed</w:t>
            </w:r>
          </w:p>
        </w:tc>
        <w:tc>
          <w:tcPr>
            <w:tcW w:w="1245" w:type="dxa"/>
            <w:tcMar/>
          </w:tcPr>
          <w:p w:rsidR="34B3CEC4" w:rsidP="5A4E28DD" w:rsidRDefault="34B3CEC4" w14:paraId="400EB97B" w14:textId="78C30CAD">
            <w:pPr>
              <w:pStyle w:val="Normal"/>
            </w:pPr>
            <w:r>
              <w:rPr>
                <w:rFonts w:ascii="Aptos" w:hAnsi="Aptos" w:eastAsia="Aptos" w:cs="Aptos"/>
                <w:b w:val="1"/>
                <w:bCs w:val="1"/>
                <w:noProof w:val="0"/>
                <w:sz w:val="24"/>
                <w:szCs w:val="24"/>
                <w:lang w:val="en-US"/>
              </w:rPr>
              <w:t>Major</w:t>
            </w:r>
          </w:p>
        </w:tc>
      </w:tr>
      <w:tr w:rsidR="5A4E28DD" w:rsidTr="10748545" w14:paraId="3B589FA7">
        <w:trPr>
          <w:trHeight w:val="300"/>
        </w:trPr>
        <w:tc>
          <w:tcPr>
            <w:tcW w:w="6015" w:type="dxa"/>
            <w:tcMar/>
          </w:tcPr>
          <w:p w:rsidR="34B3CEC4" w:rsidP="5A4E28DD" w:rsidRDefault="34B3CEC4" w14:paraId="11447DFC" w14:textId="33E55AC6">
            <w:pPr>
              <w:pStyle w:val="Normal"/>
              <w:bidi w:val="0"/>
              <w:spacing w:before="120" w:beforeAutospacing="off" w:after="120" w:afterAutospacing="off"/>
              <w:jc w:val="left"/>
              <w:rPr>
                <w:rFonts w:ascii="Aptos" w:hAnsi="Aptos" w:eastAsia="Aptos" w:cs="Aptos"/>
                <w:noProof w:val="0"/>
                <w:sz w:val="24"/>
                <w:szCs w:val="24"/>
                <w:lang w:val="en-US"/>
              </w:rPr>
            </w:pPr>
            <w:r>
              <w:rPr>
                <w:rFonts w:ascii="Aptos" w:hAnsi="Aptos" w:eastAsia="Aptos" w:cs="Aptos"/>
                <w:noProof w:val="0"/>
                <w:sz w:val="24"/>
                <w:szCs w:val="24"/>
                <w:lang w:val="en-US"/>
              </w:rPr>
              <w:t xml:space="preserve">The trip card shows an aggregate save count immediately after a single save, without confirming which trip plan the item was added to, a risk when a user has multiple trips in progress.</w:t>
            </w:r>
          </w:p>
        </w:tc>
        <w:tc>
          <w:tcPr>
            <w:tcW w:w="2100" w:type="dxa"/>
            <w:tcMar/>
          </w:tcPr>
          <w:p w:rsidR="34B3CEC4" w:rsidP="5A4E28DD" w:rsidRDefault="34B3CEC4" w14:paraId="6B80A236" w14:textId="4B6610B1">
            <w:pPr>
              <w:pStyle w:val="Normal"/>
            </w:pPr>
            <w:r>
              <w:rPr>
                <w:rFonts w:ascii="Aptos" w:hAnsi="Aptos" w:eastAsia="Aptos" w:cs="Aptos"/>
                <w:b w:val="1"/>
                <w:bCs w:val="1"/>
                <w:noProof w:val="0"/>
                <w:sz w:val="24"/>
                <w:szCs w:val="24"/>
                <w:lang w:val="en-US"/>
              </w:rPr>
              <w:t>Add to plan</w:t>
            </w:r>
          </w:p>
        </w:tc>
        <w:tc>
          <w:tcPr>
            <w:tcW w:w="1245" w:type="dxa"/>
            <w:tcMar/>
          </w:tcPr>
          <w:p w:rsidR="34B3CEC4" w:rsidP="5A4E28DD" w:rsidRDefault="34B3CEC4" w14:paraId="48DF74E5" w14:textId="3190015B">
            <w:pPr>
              <w:pStyle w:val="Normal"/>
            </w:pPr>
            <w:r>
              <w:rPr>
                <w:rFonts w:ascii="Aptos" w:hAnsi="Aptos" w:eastAsia="Aptos" w:cs="Aptos"/>
                <w:b w:val="1"/>
                <w:bCs w:val="1"/>
                <w:noProof w:val="0"/>
                <w:sz w:val="24"/>
                <w:szCs w:val="24"/>
                <w:lang w:val="en-US"/>
              </w:rPr>
              <w:t>Major</w:t>
            </w:r>
          </w:p>
        </w:tc>
      </w:tr>
    </w:tbl>
    <w:p w:rsidR="263357EF" w:rsidP="1A09D8A1" w:rsidRDefault="263357EF" w14:paraId="4AF01474" w14:textId="127378F8">
      <w:pPr>
        <w:pStyle w:val="Normal"/>
        <w:suppressLineNumbers w:val="0"/>
        <w:bidi w:val="0"/>
        <w:spacing w:before="120" w:beforeAutospacing="off" w:after="120" w:afterAutospacing="off" w:line="279" w:lineRule="auto"/>
        <w:ind w:left="0" w:right="0"/>
        <w:jc w:val="left"/>
        <w:rPr>
          <w:rFonts w:ascii="Aptos" w:hAnsi="Aptos" w:eastAsia="Aptos" w:cs="Aptos"/>
          <w:b w:val="0"/>
          <w:bCs w:val="0"/>
          <w:noProof w:val="0"/>
          <w:sz w:val="24"/>
          <w:szCs w:val="24"/>
          <w:lang w:val="en-US"/>
        </w:rPr>
      </w:pPr>
      <w:r>
        <w:rPr>
          <w:rFonts w:ascii="Aptos" w:hAnsi="Aptos" w:eastAsia="Aptos" w:cs="Aptos"/>
          <w:b w:val="0"/>
          <w:bCs w:val="0"/>
          <w:noProof w:val="0"/>
          <w:sz w:val="24"/>
          <w:szCs w:val="24"/>
          <w:lang w:val="en-US"/>
        </w:rPr>
        <w:t>Table 11: Testing insights</w:t>
      </w:r>
    </w:p>
    <w:p w:rsidR="1A09D8A1" w:rsidP="1A09D8A1" w:rsidRDefault="1A09D8A1" w14:paraId="1BC565E2" w14:textId="494F17D0">
      <w:pPr>
        <w:pStyle w:val="Normal"/>
        <w:suppressLineNumbers w:val="0"/>
        <w:bidi w:val="0"/>
        <w:spacing w:before="120" w:beforeAutospacing="off" w:after="120" w:afterAutospacing="off" w:line="279" w:lineRule="auto"/>
        <w:ind w:left="0" w:right="0"/>
        <w:jc w:val="left"/>
        <w:rPr>
          <w:rFonts w:ascii="Aptos" w:hAnsi="Aptos" w:eastAsia="Aptos" w:cs="Aptos"/>
          <w:b w:val="1"/>
          <w:bCs w:val="1"/>
          <w:noProof w:val="0"/>
          <w:sz w:val="24"/>
          <w:szCs w:val="24"/>
          <w:lang w:val="en-US"/>
        </w:rPr>
      </w:pPr>
    </w:p>
    <w:p w:rsidR="263357EF" w:rsidP="5FFE5AD5" w:rsidRDefault="263357EF" w14:paraId="6138D483" w14:textId="2D907F44">
      <w:pPr>
        <w:bidi w:val="0"/>
        <w:spacing w:before="120" w:beforeAutospacing="off" w:after="120" w:afterAutospacing="off"/>
        <w:jc w:val="left"/>
      </w:pPr>
      <w:r>
        <w:rPr>
          <w:rFonts w:ascii="Aptos" w:hAnsi="Aptos" w:eastAsia="Aptos" w:cs="Aptos"/>
          <w:b w:val="1"/>
          <w:bCs w:val="1"/>
          <w:noProof w:val="0"/>
          <w:sz w:val="24"/>
          <w:szCs w:val="24"/>
          <w:lang w:val="en-US"/>
        </w:rPr>
        <w:t>Recommendations</w:t>
      </w:r>
    </w:p>
    <w:p w:rsidR="3A527F77" w:rsidP="10748545" w:rsidRDefault="3A527F77" w14:paraId="1B3ED1D0" w14:textId="2C93D1C7">
      <w:pPr>
        <w:pStyle w:val="ListParagraph"/>
        <w:numPr>
          <w:ilvl w:val="0"/>
          <w:numId w:val="22"/>
        </w:numPr>
        <w:bidi w:val="0"/>
        <w:spacing w:before="120" w:beforeAutospacing="off" w:after="120" w:afterAutospacing="off"/>
        <w:jc w:val="left"/>
        <w:rPr>
          <w:rFonts w:ascii="Aptos" w:hAnsi="Aptos" w:eastAsia="Aptos" w:cs="Aptos"/>
          <w:noProof w:val="0"/>
          <w:sz w:val="24"/>
          <w:szCs w:val="24"/>
          <w:lang w:val="en-US"/>
        </w:rPr>
      </w:pPr>
      <w:r>
        <w:rPr>
          <w:rFonts w:ascii="Aptos" w:hAnsi="Aptos" w:eastAsia="Aptos" w:cs="Aptos"/>
          <w:noProof w:val="0"/>
          <w:sz w:val="24"/>
          <w:szCs w:val="24"/>
          <w:lang w:val="en-US"/>
        </w:rPr>
        <w:t>Build a single reusable “find or invite a person’ feature to provide a better browsing experience for locals.</w:t>
      </w:r>
    </w:p>
    <w:p w:rsidR="3A527F77" w:rsidP="10748545" w:rsidRDefault="3A527F77" w14:paraId="77FF6C5B" w14:textId="739D01DF">
      <w:pPr>
        <w:pStyle w:val="ListParagraph"/>
        <w:numPr>
          <w:ilvl w:val="0"/>
          <w:numId w:val="22"/>
        </w:numPr>
        <w:bidi w:val="0"/>
        <w:spacing w:before="120" w:beforeAutospacing="off" w:after="120" w:afterAutospacing="off"/>
        <w:jc w:val="left"/>
        <w:rPr>
          <w:rFonts w:ascii="Aptos" w:hAnsi="Aptos" w:eastAsia="Aptos" w:cs="Aptos"/>
          <w:noProof w:val="0"/>
          <w:sz w:val="24"/>
          <w:szCs w:val="24"/>
          <w:lang w:val="en-US"/>
        </w:rPr>
      </w:pPr>
      <w:r>
        <w:rPr>
          <w:rFonts w:ascii="Aptos" w:hAnsi="Aptos" w:eastAsia="Aptos" w:cs="Aptos"/>
          <w:noProof w:val="0"/>
          <w:sz w:val="24"/>
          <w:szCs w:val="24"/>
          <w:lang w:val="en-US"/>
        </w:rPr>
        <w:t xml:space="preserve">Provide a local profile with their own tips for engaging the community and enhancing social experience.</w:t>
      </w:r>
    </w:p>
    <w:p w:rsidR="3A527F77" w:rsidP="10748545" w:rsidRDefault="3A527F77" w14:paraId="68206B7F" w14:textId="44DFB5CC">
      <w:pPr>
        <w:pStyle w:val="ListParagraph"/>
        <w:numPr>
          <w:ilvl w:val="0"/>
          <w:numId w:val="22"/>
        </w:numPr>
        <w:bidi w:val="0"/>
        <w:spacing w:before="120" w:beforeAutospacing="off" w:after="120" w:afterAutospacing="off"/>
        <w:jc w:val="left"/>
        <w:rPr>
          <w:rFonts w:ascii="Aptos" w:hAnsi="Aptos" w:eastAsia="Aptos" w:cs="Aptos"/>
          <w:noProof w:val="0"/>
          <w:sz w:val="24"/>
          <w:szCs w:val="24"/>
          <w:lang w:val="en-US"/>
        </w:rPr>
      </w:pPr>
      <w:r>
        <w:rPr>
          <w:rFonts w:ascii="Aptos" w:hAnsi="Aptos" w:eastAsia="Aptos" w:cs="Aptos"/>
          <w:noProof w:val="0"/>
          <w:sz w:val="24"/>
          <w:szCs w:val="24"/>
          <w:lang w:val="en-US"/>
        </w:rPr>
        <w:t>In the Journal's share flow, surface the existing view-only link more clearly as a way to share privately with anyone not already on the fixed contact list, and add name/email invite as a further improvement.</w:t>
      </w:r>
    </w:p>
    <w:p w:rsidR="3A527F77" w:rsidP="10748545" w:rsidRDefault="3A527F77" w14:paraId="4C898E37" w14:textId="726D02B5">
      <w:pPr>
        <w:pStyle w:val="ListParagraph"/>
        <w:numPr>
          <w:ilvl w:val="0"/>
          <w:numId w:val="22"/>
        </w:numPr>
        <w:bidi w:val="0"/>
        <w:spacing w:before="120" w:beforeAutospacing="off" w:after="120" w:afterAutospacing="off"/>
        <w:jc w:val="left"/>
        <w:rPr>
          <w:rFonts w:ascii="Aptos" w:hAnsi="Aptos" w:eastAsia="Aptos" w:cs="Aptos"/>
          <w:noProof w:val="0"/>
          <w:sz w:val="24"/>
          <w:szCs w:val="24"/>
          <w:lang w:val="en-US"/>
        </w:rPr>
      </w:pPr>
      <w:r>
        <w:rPr>
          <w:rFonts w:ascii="Aptos" w:hAnsi="Aptos" w:eastAsia="Aptos" w:cs="Aptos"/>
          <w:noProof w:val="0"/>
          <w:sz w:val="24"/>
          <w:szCs w:val="24"/>
          <w:lang w:val="en-US"/>
        </w:rPr>
        <w:t>Broaden the UI's source label (e.g., "Resident · Contributor" or a shared "Community tip" framing) so that traveler- and local-authored tips read as equally valid, regardless of how future task copy is worded.</w:t>
      </w:r>
    </w:p>
    <w:p w:rsidR="3A527F77" w:rsidP="10748545" w:rsidRDefault="3A527F77" w14:paraId="2F8924F7" w14:textId="68A192A3">
      <w:pPr>
        <w:pStyle w:val="ListParagraph"/>
        <w:numPr>
          <w:ilvl w:val="0"/>
          <w:numId w:val="22"/>
        </w:numPr>
        <w:bidi w:val="0"/>
        <w:spacing w:before="120" w:beforeAutospacing="off" w:after="120" w:afterAutospacing="off"/>
        <w:jc w:val="left"/>
        <w:rPr>
          <w:rFonts w:ascii="Aptos" w:hAnsi="Aptos" w:eastAsia="Aptos" w:cs="Aptos"/>
          <w:noProof w:val="0"/>
          <w:sz w:val="24"/>
          <w:szCs w:val="24"/>
          <w:lang w:val="en-US"/>
        </w:rPr>
      </w:pPr>
      <w:r>
        <w:rPr>
          <w:rFonts w:ascii="Aptos" w:hAnsi="Aptos" w:eastAsia="Aptos" w:cs="Aptos"/>
          <w:noProof w:val="0"/>
          <w:sz w:val="24"/>
          <w:szCs w:val="24"/>
          <w:lang w:val="en-US"/>
        </w:rPr>
        <w:t>While exploring and saving a tip, allow the user to choose which trip plan they want to add it to.</w:t>
      </w:r>
    </w:p>
    <w:p w:rsidR="3A527F77" w:rsidP="3A527F77" w:rsidRDefault="3A527F77" w14:paraId="153624F0" w14:textId="185309E8">
      <w:pPr>
        <w:pStyle w:val="Normal"/>
        <w:bidi w:val="0"/>
        <w:spacing w:before="120" w:beforeAutospacing="off" w:after="120" w:afterAutospacing="off"/>
        <w:jc w:val="left"/>
        <w:rPr>
          <w:rFonts w:ascii="Aptos" w:hAnsi="Aptos" w:eastAsia="Aptos" w:cs="Aptos"/>
          <w:noProof w:val="0"/>
          <w:sz w:val="24"/>
          <w:szCs w:val="24"/>
          <w:lang w:val="en-US"/>
        </w:rPr>
      </w:pPr>
    </w:p>
    <w:p w:rsidR="40057FFF" w:rsidP="4CB5E450" w:rsidRDefault="40057FFF" w14:paraId="5D70D3DA" w14:textId="610EB813">
      <w:pPr>
        <w:pStyle w:val="Heading1"/>
        <w:bidi w:val="0"/>
        <w:rPr>
          <w:noProof w:val="0"/>
          <w:lang w:val="en-US"/>
        </w:rPr>
      </w:pPr>
      <w:bookmarkStart w:name="_Toc1560878433" w:id="171621013"/>
      <w:r>
        <w:rPr>
          <w:noProof w:val="0"/>
          <w:lang w:val="en-US"/>
        </w:rPr>
        <w:t xml:space="preserve">10. Portfolio &amp; Strategic Reflection</w:t>
      </w:r>
      <w:bookmarkEnd w:id="171621013"/>
    </w:p>
    <w:p w:rsidR="7AFBA6CA" w:rsidP="10748545" w:rsidRDefault="7AFBA6CA" w14:paraId="2C178084" w14:textId="570545BB">
      <w:pPr>
        <w:pStyle w:val="Heading2"/>
        <w:bidi w:val="0"/>
        <w:ind w:left="0"/>
        <w:rPr>
          <w:noProof w:val="0"/>
          <w:lang w:val="en-US"/>
        </w:rPr>
      </w:pPr>
      <w:bookmarkStart w:name="_Toc1569643056" w:id="154334734"/>
      <w:r>
        <w:rPr>
          <w:noProof w:val="0"/>
          <w:lang w:val="en-US"/>
        </w:rPr>
        <w:t>10.1 UX Strategy Summary</w:t>
      </w:r>
      <w:bookmarkEnd w:id="154334734"/>
    </w:p>
    <w:p w:rsidR="7F521FC5" w:rsidP="1A09D8A1" w:rsidRDefault="7F521FC5" w14:paraId="3421D126" w14:textId="71E3DCC1">
      <w:pPr>
        <w:bidi w:val="0"/>
        <w:spacing w:before="120" w:beforeAutospacing="off" w:after="120" w:afterAutospacing="off"/>
        <w:jc w:val="left"/>
      </w:pPr>
      <w:r>
        <w:rPr>
          <w:rFonts w:ascii="Aptos" w:hAnsi="Aptos" w:eastAsia="Aptos" w:cs="Aptos"/>
          <w:noProof w:val="0"/>
          <w:sz w:val="24"/>
          <w:szCs w:val="24"/>
          <w:lang w:val="en-US"/>
        </w:rPr>
        <w:t xml:space="preserve">Travel Buddy solves three compounding problems: fragmented planning, commercial bias in discovery, and connection that is only available transactionally. Travel strategy is summarized as the business strategy, value innovation, validated research, and frictionless UX (Dippner, 2022)</w:t>
      </w:r>
    </w:p>
    <w:p w:rsidR="1A09D8A1" w:rsidP="1A09D8A1" w:rsidRDefault="1A09D8A1" w14:paraId="253C8E4F" w14:textId="5F513334">
      <w:pPr>
        <w:bidi w:val="0"/>
        <w:spacing w:before="120" w:beforeAutospacing="off" w:after="120" w:afterAutospacing="off"/>
        <w:jc w:val="left"/>
        <w:rPr>
          <w:rFonts w:ascii="Aptos" w:hAnsi="Aptos" w:eastAsia="Aptos" w:cs="Aptos"/>
          <w:noProof w:val="0"/>
          <w:sz w:val="24"/>
          <w:szCs w:val="24"/>
          <w:lang w:val="en-US"/>
        </w:rPr>
      </w:pPr>
    </w:p>
    <w:tbl>
      <w:tblPr>
        <w:tblStyle w:val="TableGrid"/>
        <w:bidiVisual w:val="0"/>
        <w:tblW w:w="0" w:type="auto"/>
        <w:tblLook w:val="06A0" w:firstRow="1" w:lastRow="0" w:firstColumn="1" w:lastColumn="0" w:noHBand="1" w:noVBand="1"/>
      </w:tblPr>
      <w:tblGrid>
        <w:gridCol w:w="3120"/>
        <w:gridCol w:w="6345"/>
      </w:tblGrid>
      <w:tr w:rsidR="1A09D8A1" w:rsidTr="1A09D8A1" w14:paraId="579CF1C9">
        <w:trPr>
          <w:trHeight w:val="300"/>
        </w:trPr>
        <w:tc>
          <w:tcPr>
            <w:tcW w:w="3120" w:type="dxa"/>
            <w:tcMar/>
          </w:tcPr>
          <w:p w:rsidR="2C88504F" w:rsidP="1A09D8A1" w:rsidRDefault="2C88504F" w14:paraId="405A2A82" w14:textId="18FE1D91">
            <w:pPr>
              <w:pStyle w:val="Normal"/>
            </w:pPr>
            <w:r>
              <w:rPr>
                <w:rFonts w:ascii="Aptos" w:hAnsi="Aptos" w:eastAsia="Aptos" w:cs="Aptos"/>
                <w:noProof w:val="0"/>
                <w:sz w:val="24"/>
                <w:szCs w:val="24"/>
                <w:lang w:val="en-US"/>
              </w:rPr>
              <w:t>Pillar</w:t>
            </w:r>
          </w:p>
        </w:tc>
        <w:tc>
          <w:tcPr>
            <w:tcW w:w="6345" w:type="dxa"/>
            <w:tcMar/>
          </w:tcPr>
          <w:p w:rsidR="2C88504F" w:rsidP="1A09D8A1" w:rsidRDefault="2C88504F" w14:paraId="3C89C4D2" w14:textId="2B5C487F">
            <w:pPr>
              <w:pStyle w:val="Normal"/>
            </w:pPr>
            <w:r>
              <w:rPr>
                <w:rFonts w:ascii="Aptos" w:hAnsi="Aptos" w:eastAsia="Aptos" w:cs="Aptos"/>
                <w:noProof w:val="0"/>
                <w:sz w:val="24"/>
                <w:szCs w:val="24"/>
                <w:lang w:val="en-US"/>
              </w:rPr>
              <w:t>How Travel Buddy applies it</w:t>
            </w:r>
          </w:p>
        </w:tc>
      </w:tr>
      <w:tr w:rsidR="1A09D8A1" w:rsidTr="1A09D8A1" w14:paraId="683F3681">
        <w:trPr>
          <w:trHeight w:val="300"/>
        </w:trPr>
        <w:tc>
          <w:tcPr>
            <w:tcW w:w="3120" w:type="dxa"/>
            <w:tcMar/>
          </w:tcPr>
          <w:p w:rsidR="2C88504F" w:rsidP="1A09D8A1" w:rsidRDefault="2C88504F" w14:paraId="492A3C8E" w14:textId="33DA3ED8">
            <w:pPr>
              <w:pStyle w:val="Normal"/>
            </w:pPr>
            <w:r>
              <w:rPr>
                <w:rFonts w:ascii="Aptos" w:hAnsi="Aptos" w:eastAsia="Aptos" w:cs="Aptos"/>
                <w:noProof w:val="0"/>
                <w:sz w:val="24"/>
                <w:szCs w:val="24"/>
                <w:lang w:val="en-US"/>
              </w:rPr>
              <w:t>Business strategy</w:t>
            </w:r>
          </w:p>
        </w:tc>
        <w:tc>
          <w:tcPr>
            <w:tcW w:w="6345" w:type="dxa"/>
            <w:tcMar/>
          </w:tcPr>
          <w:p w:rsidR="2C88504F" w:rsidP="1A09D8A1" w:rsidRDefault="2C88504F" w14:paraId="612E5D3B" w14:textId="7EFB2A10">
            <w:pPr>
              <w:pStyle w:val="Normal"/>
              <w:bidi w:val="0"/>
              <w:rPr>
                <w:rFonts w:ascii="Aptos" w:hAnsi="Aptos" w:eastAsia="Aptos" w:cs="Aptos"/>
                <w:noProof w:val="0"/>
                <w:sz w:val="24"/>
                <w:szCs w:val="24"/>
                <w:lang w:val="en-US"/>
              </w:rPr>
            </w:pPr>
            <w:r>
              <w:rPr>
                <w:rFonts w:ascii="Aptos" w:hAnsi="Aptos" w:eastAsia="Aptos" w:cs="Aptos"/>
                <w:noProof w:val="0"/>
                <w:sz w:val="24"/>
                <w:szCs w:val="24"/>
                <w:lang w:val="en-US"/>
              </w:rPr>
              <w:t xml:space="preserve">Differentiation, not price but bring the connection between traveler with location they visit</w:t>
            </w:r>
          </w:p>
        </w:tc>
      </w:tr>
      <w:tr w:rsidR="1A09D8A1" w:rsidTr="1A09D8A1" w14:paraId="3921DF80">
        <w:trPr>
          <w:trHeight w:val="300"/>
        </w:trPr>
        <w:tc>
          <w:tcPr>
            <w:tcW w:w="3120" w:type="dxa"/>
            <w:tcMar/>
          </w:tcPr>
          <w:p w:rsidR="2C88504F" w:rsidP="1A09D8A1" w:rsidRDefault="2C88504F" w14:paraId="103DAA54" w14:textId="3B9260CA">
            <w:pPr>
              <w:pStyle w:val="Normal"/>
            </w:pPr>
            <w:r>
              <w:rPr>
                <w:rFonts w:ascii="Aptos" w:hAnsi="Aptos" w:eastAsia="Aptos" w:cs="Aptos"/>
                <w:noProof w:val="0"/>
                <w:sz w:val="24"/>
                <w:szCs w:val="24"/>
                <w:lang w:val="en-US"/>
              </w:rPr>
              <w:t>Value innovation</w:t>
            </w:r>
          </w:p>
        </w:tc>
        <w:tc>
          <w:tcPr>
            <w:tcW w:w="6345" w:type="dxa"/>
            <w:tcMar/>
          </w:tcPr>
          <w:p w:rsidR="2C88504F" w:rsidP="1A09D8A1" w:rsidRDefault="2C88504F" w14:paraId="1A101876" w14:textId="16981330">
            <w:pPr>
              <w:pStyle w:val="Normal"/>
            </w:pPr>
            <w:r>
              <w:rPr>
                <w:rFonts w:ascii="Aptos" w:hAnsi="Aptos" w:eastAsia="Aptos" w:cs="Aptos"/>
                <w:noProof w:val="0"/>
                <w:sz w:val="24"/>
                <w:szCs w:val="24"/>
                <w:lang w:val="en-US"/>
              </w:rPr>
              <w:t>It proves connection value, delivered free and frictionless</w:t>
            </w:r>
          </w:p>
        </w:tc>
      </w:tr>
      <w:tr w:rsidR="1A09D8A1" w:rsidTr="1A09D8A1" w14:paraId="7B86479A">
        <w:trPr>
          <w:trHeight w:val="300"/>
        </w:trPr>
        <w:tc>
          <w:tcPr>
            <w:tcW w:w="3120" w:type="dxa"/>
            <w:tcMar/>
          </w:tcPr>
          <w:p w:rsidR="2C88504F" w:rsidP="1A09D8A1" w:rsidRDefault="2C88504F" w14:paraId="5F02F16D" w14:textId="518C6A67">
            <w:pPr>
              <w:pStyle w:val="Normal"/>
            </w:pPr>
            <w:r>
              <w:rPr>
                <w:rFonts w:ascii="Aptos" w:hAnsi="Aptos" w:eastAsia="Aptos" w:cs="Aptos"/>
                <w:noProof w:val="0"/>
                <w:sz w:val="24"/>
                <w:szCs w:val="24"/>
                <w:lang w:val="en-US"/>
              </w:rPr>
              <w:t>Validated research</w:t>
            </w:r>
          </w:p>
        </w:tc>
        <w:tc>
          <w:tcPr>
            <w:tcW w:w="6345" w:type="dxa"/>
            <w:tcMar/>
          </w:tcPr>
          <w:p w:rsidR="2C88504F" w:rsidP="1A09D8A1" w:rsidRDefault="2C88504F" w14:paraId="30739984" w14:textId="7125EFCF">
            <w:pPr>
              <w:pStyle w:val="Normal"/>
              <w:bidi w:val="0"/>
              <w:rPr>
                <w:rFonts w:ascii="Aptos" w:hAnsi="Aptos" w:eastAsia="Aptos" w:cs="Aptos"/>
                <w:noProof w:val="0"/>
                <w:sz w:val="24"/>
                <w:szCs w:val="24"/>
                <w:lang w:val="en-US"/>
              </w:rPr>
            </w:pPr>
            <w:r>
              <w:rPr>
                <w:rFonts w:ascii="Aptos" w:hAnsi="Aptos" w:eastAsia="Aptos" w:cs="Aptos"/>
                <w:noProof w:val="0"/>
                <w:sz w:val="24"/>
                <w:szCs w:val="24"/>
                <w:lang w:val="en-US"/>
              </w:rPr>
              <w:t>Each core research tested with the real people before a screen was built</w:t>
            </w:r>
          </w:p>
        </w:tc>
      </w:tr>
      <w:tr w:rsidR="1A09D8A1" w:rsidTr="1A09D8A1" w14:paraId="019FC212">
        <w:trPr>
          <w:trHeight w:val="300"/>
        </w:trPr>
        <w:tc>
          <w:tcPr>
            <w:tcW w:w="3120" w:type="dxa"/>
            <w:tcMar/>
          </w:tcPr>
          <w:p w:rsidR="2C88504F" w:rsidP="1A09D8A1" w:rsidRDefault="2C88504F" w14:paraId="24369FDB" w14:textId="6246D89F">
            <w:pPr>
              <w:pStyle w:val="Normal"/>
            </w:pPr>
            <w:r>
              <w:rPr>
                <w:rFonts w:ascii="Aptos" w:hAnsi="Aptos" w:eastAsia="Aptos" w:cs="Aptos"/>
                <w:noProof w:val="0"/>
                <w:sz w:val="24"/>
                <w:szCs w:val="24"/>
                <w:lang w:val="en-US"/>
              </w:rPr>
              <w:t>Frictionless UX</w:t>
            </w:r>
          </w:p>
        </w:tc>
        <w:tc>
          <w:tcPr>
            <w:tcW w:w="6345" w:type="dxa"/>
            <w:tcMar/>
          </w:tcPr>
          <w:p w:rsidR="29FC7442" w:rsidP="1A09D8A1" w:rsidRDefault="29FC7442" w14:paraId="28D8E02B" w14:textId="6FC2571D">
            <w:pPr>
              <w:pStyle w:val="Normal"/>
            </w:pPr>
            <w:r>
              <w:rPr>
                <w:rFonts w:ascii="Aptos" w:hAnsi="Aptos" w:eastAsia="Aptos" w:cs="Aptos"/>
                <w:noProof w:val="0"/>
                <w:sz w:val="24"/>
                <w:szCs w:val="24"/>
                <w:lang w:val="en-US"/>
              </w:rPr>
              <w:t>All in one product, zero effort to capture the journal</w:t>
            </w:r>
          </w:p>
        </w:tc>
      </w:tr>
    </w:tbl>
    <w:p w:rsidR="2C88504F" w:rsidP="1A09D8A1" w:rsidRDefault="2C88504F" w14:paraId="684F390C" w14:textId="4EF4F7E1">
      <w:pPr>
        <w:bidi w:val="0"/>
        <w:spacing w:before="120" w:beforeAutospacing="off" w:after="120" w:afterAutospacing="off"/>
        <w:jc w:val="left"/>
      </w:pPr>
      <w:r>
        <w:rPr>
          <w:rFonts w:ascii="Aptos" w:hAnsi="Aptos" w:eastAsia="Aptos" w:cs="Aptos"/>
          <w:noProof w:val="0"/>
          <w:sz w:val="24"/>
          <w:szCs w:val="24"/>
          <w:lang w:val="en-US"/>
        </w:rPr>
        <w:t xml:space="preserve">Table 12: UX Strategy Summary</w:t>
      </w:r>
    </w:p>
    <w:p w:rsidR="1A09D8A1" w:rsidP="1A09D8A1" w:rsidRDefault="1A09D8A1" w14:paraId="2AD91DCE" w14:textId="641DC361">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n-US"/>
        </w:rPr>
      </w:pPr>
    </w:p>
    <w:p w:rsidR="7AFBA6CA" w:rsidP="10748545" w:rsidRDefault="7AFBA6CA" w14:paraId="61DE6B62" w14:textId="3E8F297F">
      <w:pPr>
        <w:pStyle w:val="Heading2"/>
        <w:rPr>
          <w:noProof w:val="0"/>
          <w:lang w:val="en-US"/>
        </w:rPr>
      </w:pPr>
      <w:bookmarkStart w:name="_Toc62936892" w:id="1962115332"/>
      <w:r>
        <w:rPr>
          <w:noProof w:val="0"/>
          <w:lang w:val="en-US"/>
        </w:rPr>
        <w:t xml:space="preserve">10.2 Value Logic</w:t>
      </w:r>
      <w:bookmarkEnd w:id="1962115332"/>
    </w:p>
    <w:p w:rsidR="370821B2" w:rsidP="1A09D8A1" w:rsidRDefault="370821B2" w14:paraId="63E171A6" w14:textId="6FE6EA0C">
      <w:pPr>
        <w:bidi w:val="0"/>
        <w:spacing w:before="120" w:beforeAutospacing="off" w:after="120" w:afterAutospacing="off"/>
        <w:jc w:val="left"/>
      </w:pPr>
      <w:r>
        <w:rPr>
          <w:rFonts w:ascii="Aptos" w:hAnsi="Aptos" w:eastAsia="Aptos" w:cs="Aptos"/>
          <w:b w:val="1"/>
          <w:bCs w:val="1"/>
          <w:noProof w:val="0"/>
          <w:sz w:val="24"/>
          <w:szCs w:val="24"/>
          <w:lang w:val="en-US"/>
        </w:rPr>
        <w:t>User value:</w:t>
      </w:r>
      <w:r>
        <w:rPr>
          <w:rFonts w:ascii="Aptos" w:hAnsi="Aptos" w:eastAsia="Aptos" w:cs="Aptos"/>
          <w:noProof w:val="0"/>
          <w:sz w:val="24"/>
          <w:szCs w:val="24"/>
          <w:lang w:val="en-US"/>
        </w:rPr>
        <w:t xml:space="preserve"> One connected flow instead of multiple apps, genuine local connection without worrying about paywall friction, zero effort to capture the memory and sharing capability for private sharing.</w:t>
      </w:r>
    </w:p>
    <w:p w:rsidR="370821B2" w:rsidP="1A09D8A1" w:rsidRDefault="370821B2" w14:paraId="788927EB" w14:textId="1BEDA9E6">
      <w:pPr>
        <w:bidi w:val="0"/>
        <w:spacing w:before="120" w:beforeAutospacing="off" w:after="120" w:afterAutospacing="off"/>
        <w:jc w:val="left"/>
        <w:rPr>
          <w:rFonts w:ascii="Aptos" w:hAnsi="Aptos" w:eastAsia="Aptos" w:cs="Aptos"/>
          <w:noProof w:val="0"/>
          <w:sz w:val="24"/>
          <w:szCs w:val="24"/>
          <w:lang w:val="en-US"/>
        </w:rPr>
      </w:pPr>
    </w:p>
    <w:p w:rsidR="370821B2" w:rsidP="1A09D8A1" w:rsidRDefault="370821B2" w14:paraId="29338731" w14:textId="097E55B8">
      <w:pPr>
        <w:bidi w:val="0"/>
        <w:spacing w:before="120" w:beforeAutospacing="off" w:after="120" w:afterAutospacing="off"/>
        <w:jc w:val="left"/>
      </w:pPr>
      <w:r>
        <w:rPr>
          <w:rFonts w:ascii="Aptos" w:hAnsi="Aptos" w:eastAsia="Aptos" w:cs="Aptos"/>
          <w:b w:val="1"/>
          <w:bCs w:val="1"/>
          <w:noProof w:val="0"/>
          <w:sz w:val="24"/>
          <w:szCs w:val="24"/>
          <w:lang w:val="en-US"/>
        </w:rPr>
        <w:t>Business value:</w:t>
      </w:r>
      <w:r>
        <w:rPr>
          <w:rFonts w:ascii="Aptos" w:hAnsi="Aptos" w:eastAsia="Aptos" w:cs="Aptos"/>
          <w:noProof w:val="0"/>
          <w:sz w:val="24"/>
          <w:szCs w:val="24"/>
          <w:lang w:val="en-US"/>
        </w:rPr>
        <w:t xml:space="preserve"> free core product, monetized via optional physical outputs such as  Polarsteps' print-book model generates 100% of its revenue this way (Peecho, 2022) plus a premium tier for collaborative planning. Compounding advantages: </w:t>
      </w:r>
      <w:r>
        <w:rPr>
          <w:rFonts w:ascii="Aptos" w:hAnsi="Aptos" w:eastAsia="Aptos" w:cs="Aptos"/>
          <w:i w:val="1"/>
          <w:iCs w:val="1"/>
          <w:noProof w:val="0"/>
          <w:sz w:val="24"/>
          <w:szCs w:val="24"/>
          <w:lang w:val="en-US"/>
        </w:rPr>
        <w:t>network effects</w:t>
      </w:r>
      <w:r>
        <w:rPr>
          <w:rFonts w:ascii="Aptos" w:hAnsi="Aptos" w:eastAsia="Aptos" w:cs="Aptos"/>
          <w:noProof w:val="0"/>
          <w:sz w:val="24"/>
          <w:szCs w:val="24"/>
          <w:lang w:val="en-US"/>
        </w:rPr>
        <w:t xml:space="preserve"> (every Local Match and shared journal brings in new users) and a </w:t>
      </w:r>
      <w:r>
        <w:rPr>
          <w:rFonts w:ascii="Aptos" w:hAnsi="Aptos" w:eastAsia="Aptos" w:cs="Aptos"/>
          <w:i w:val="1"/>
          <w:iCs w:val="1"/>
          <w:noProof w:val="0"/>
          <w:sz w:val="24"/>
          <w:szCs w:val="24"/>
          <w:lang w:val="en-US"/>
        </w:rPr>
        <w:t>data moat</w:t>
      </w:r>
      <w:r>
        <w:rPr>
          <w:rFonts w:ascii="Aptos" w:hAnsi="Aptos" w:eastAsia="Aptos" w:cs="Aptos"/>
          <w:noProof w:val="0"/>
          <w:sz w:val="24"/>
          <w:szCs w:val="24"/>
          <w:lang w:val="en-US"/>
        </w:rPr>
        <w:t xml:space="preserve"> (anonymized travel data improves recommendations without paid placements, avoiding TripAdvisor's trust problem).</w:t>
      </w:r>
    </w:p>
    <w:p w:rsidR="370821B2" w:rsidP="1A09D8A1" w:rsidRDefault="370821B2" w14:paraId="19D6CC6A" w14:textId="20763E23">
      <w:pPr>
        <w:bidi w:val="0"/>
        <w:spacing w:before="120" w:beforeAutospacing="off" w:after="120" w:afterAutospacing="off"/>
        <w:jc w:val="left"/>
      </w:pPr>
      <w:r>
        <w:rPr>
          <w:rFonts w:ascii="Aptos" w:hAnsi="Aptos" w:eastAsia="Aptos" w:cs="Aptos"/>
          <w:noProof w:val="0"/>
          <w:sz w:val="24"/>
          <w:szCs w:val="24"/>
          <w:lang w:val="en-US"/>
        </w:rPr>
        <w:t xml:space="preserve">The strategy monetizes by building trust, not extracting it from it.</w:t>
      </w:r>
    </w:p>
    <w:p w:rsidR="370821B2" w:rsidP="1A09D8A1" w:rsidRDefault="370821B2" w14:paraId="2DCFFDAF" w14:textId="6FFFEBB8">
      <w:pPr>
        <w:pStyle w:val="Normal"/>
        <w:bidi w:val="0"/>
        <w:rPr>
          <w:noProof w:val="0"/>
          <w:lang w:val="en-US"/>
        </w:rPr>
      </w:pPr>
    </w:p>
    <w:p w:rsidR="6AAD8556" w:rsidP="10748545" w:rsidRDefault="6AAD8556" w14:paraId="5188D5E9" w14:textId="011C7388">
      <w:pPr>
        <w:pStyle w:val="Heading2"/>
        <w:bidi w:val="0"/>
        <w:rPr>
          <w:noProof w:val="0"/>
          <w:lang w:val="en-US"/>
        </w:rPr>
      </w:pPr>
      <w:bookmarkStart w:name="_Toc1331446294" w:id="2021547018"/>
      <w:r>
        <w:rPr>
          <w:noProof w:val="0"/>
          <w:lang w:val="en-US"/>
        </w:rPr>
        <w:t>10.3 Critical Reflection</w:t>
      </w:r>
      <w:bookmarkEnd w:id="2021547018"/>
    </w:p>
    <w:p w:rsidR="326541C4" w:rsidP="10748545" w:rsidRDefault="326541C4" w14:paraId="61CE9CBA" w14:textId="7D1DF92E">
      <w:pPr>
        <w:bidi w:val="0"/>
        <w:spacing w:before="120" w:beforeAutospacing="off" w:after="120" w:afterAutospacing="off"/>
        <w:jc w:val="left"/>
      </w:pPr>
      <w:r>
        <w:rPr>
          <w:rFonts w:ascii="Aptos" w:hAnsi="Aptos" w:eastAsia="Aptos" w:cs="Aptos"/>
          <w:noProof w:val="0"/>
          <w:sz w:val="24"/>
          <w:szCs w:val="24"/>
          <w:lang w:val="en-US"/>
        </w:rPr>
        <w:t xml:space="preserve">The honest state of outcome measurement is missing; there is no clear idea of what the outcome looks like,e and less confidence even if the solution has been tested. In the usability testing, metrics such as SUS, task completion rate, and related metrics were not captured during the session. The project included a lot of solutions and functionality, so it is difficult to tell what is most valuable in the application because it tells a lot of stories under one application. </w:t>
      </w:r>
    </w:p>
    <w:p w:rsidR="10748545" w:rsidP="10748545" w:rsidRDefault="10748545" w14:paraId="54BCA02A" w14:textId="1471EF30">
      <w:pPr>
        <w:bidi w:val="0"/>
        <w:spacing w:before="120" w:beforeAutospacing="off" w:after="120" w:afterAutospacing="off"/>
        <w:jc w:val="left"/>
        <w:rPr>
          <w:rFonts w:ascii="Aptos" w:hAnsi="Aptos" w:eastAsia="Aptos" w:cs="Aptos"/>
          <w:noProof w:val="0"/>
          <w:sz w:val="24"/>
          <w:szCs w:val="24"/>
          <w:lang w:val="en-US"/>
        </w:rPr>
      </w:pPr>
    </w:p>
    <w:p w:rsidR="326541C4" w:rsidP="10748545" w:rsidRDefault="326541C4" w14:paraId="6BC4D8E1" w14:textId="4BD93584">
      <w:pPr>
        <w:bidi w:val="0"/>
        <w:spacing w:before="120" w:beforeAutospacing="off" w:after="120" w:afterAutospacing="off"/>
        <w:jc w:val="left"/>
      </w:pPr>
      <w:r>
        <w:rPr>
          <w:rFonts w:ascii="Aptos" w:hAnsi="Aptos" w:eastAsia="Aptos" w:cs="Aptos"/>
          <w:noProof w:val="0"/>
          <w:sz w:val="24"/>
          <w:szCs w:val="24"/>
          <w:lang w:val="en-US"/>
        </w:rPr>
        <w:t>If this project were repeated, the sequencing would change materially: stress-test which solutions or functionality the user wants most rather than cover all of them. Building screens ahead of structural validation risks anchoring the design on an IA that only feels tested.</w:t>
      </w:r>
    </w:p>
    <w:p w:rsidR="10748545" w:rsidP="10748545" w:rsidRDefault="10748545" w14:paraId="38F802C0" w14:textId="2CA1416B">
      <w:pPr>
        <w:pStyle w:val="Normal"/>
        <w:bidi w:val="0"/>
        <w:rPr>
          <w:rFonts w:ascii="Aptos" w:hAnsi="Aptos" w:eastAsia="Aptos" w:cs="Aptos"/>
          <w:noProof w:val="0"/>
          <w:sz w:val="24"/>
          <w:szCs w:val="24"/>
          <w:lang w:val="en-US"/>
        </w:rPr>
      </w:pPr>
    </w:p>
    <w:p w:rsidR="370821B2" w:rsidP="1A09D8A1" w:rsidRDefault="370821B2" w14:paraId="1CC4B4BF" w14:textId="35BA9055">
      <w:pPr>
        <w:pStyle w:val="Normal"/>
        <w:bidi w:val="0"/>
        <w:jc w:val="left"/>
      </w:pPr>
    </w:p>
    <w:p w:rsidR="1A09D8A1" w:rsidP="4CB5E450" w:rsidRDefault="1A09D8A1" w14:paraId="6FFEC790" w14:textId="27F830E5">
      <w:pPr>
        <w:pStyle w:val="Heading1"/>
        <w:bidi w:val="0"/>
        <w:spacing w:before="240" w:beforeAutospacing="off" w:after="240" w:afterAutospacing="off"/>
        <w:jc w:val="left"/>
        <w:rPr>
          <w:rFonts w:ascii="Aptos" w:hAnsi="Aptos" w:eastAsia="Aptos" w:cs="Aptos"/>
          <w:b w:val="1"/>
          <w:bCs w:val="1"/>
          <w:noProof w:val="0"/>
          <w:sz w:val="48"/>
          <w:szCs w:val="48"/>
          <w:lang w:val="en-US"/>
        </w:rPr>
      </w:pPr>
      <w:bookmarkStart w:name="_Toc2112555444" w:id="143427483"/>
      <w:r>
        <w:rPr>
          <w:rFonts w:ascii="Aptos" w:hAnsi="Aptos" w:eastAsia="Aptos" w:cs="Aptos"/>
          <w:b w:val="1"/>
          <w:bCs w:val="1"/>
          <w:noProof w:val="0"/>
          <w:sz w:val="48"/>
          <w:szCs w:val="48"/>
          <w:lang w:val="en-US"/>
        </w:rPr>
        <w:t>References</w:t>
      </w:r>
      <w:bookmarkEnd w:id="143427483"/>
    </w:p>
    <w:p>
      <w:pPr>
        <w:spacing w:before="120" w:after="120"/>
        <w:jc w:val="left"/>
        <w:rPr>
          <w:ins w:id="2146164247" w:author="Claude" w:date="2026-10-01T09:30:00Z"/>
        </w:rPr>
      </w:pPr>
      <w:ins w:id="2146164248" w:author="Claude" w:date="2026-10-01T09:30:00Z">
        <w:r>
          <w:rPr>
            <w:rFonts w:ascii="Aptos" w:hAnsi="Aptos" w:eastAsia="Aptos" w:cs="Aptos"/>
            <w:noProof w:val="0"/>
            <w:sz w:val="24"/>
            <w:szCs w:val="24"/>
            <w:highlight w:val="yellow"/>
            <w:lang w:val="en-US"/>
          </w:rPr>
          <w:t xml:space="preserve">Ahmad, W., &amp; Sun, J. (2018). Modeling consumer distrust of online hotel reviews. </w:t>
        </w:r>
      </w:ins>
      <w:ins w:id="2146164249" w:author="Claude" w:date="2026-10-01T09:30:00Z">
        <w:r>
          <w:rPr>
            <w:rFonts w:ascii="Aptos" w:hAnsi="Aptos" w:eastAsia="Aptos" w:cs="Aptos"/>
            <w:i/>
            <w:noProof w:val="0"/>
            <w:sz w:val="24"/>
            <w:szCs w:val="24"/>
            <w:highlight w:val="yellow"/>
            <w:lang w:val="en-US"/>
          </w:rPr>
          <w:t xml:space="preserve">International Journal of Hospitality Management, 71</w:t>
        </w:r>
      </w:ins>
      <w:ins w:id="2146164250" w:author="Claude" w:date="2026-10-01T09:30:00Z">
        <w:r>
          <w:rPr>
            <w:rFonts w:ascii="Aptos" w:hAnsi="Aptos" w:eastAsia="Aptos" w:cs="Aptos"/>
            <w:noProof w:val="0"/>
            <w:sz w:val="24"/>
            <w:szCs w:val="24"/>
            <w:highlight w:val="yellow"/>
            <w:lang w:val="en-US"/>
          </w:rPr>
          <w:t xml:space="preserve">, 77–90. https://doi.org/10.1016/j.ijhm.2017.12.005</w:t>
        </w:r>
      </w:ins>
    </w:p>
    <w:p>
      <w:pPr>
        <w:spacing w:before="120" w:after="120"/>
        <w:jc w:val="left"/>
        <w:rPr>
          <w:ins w:id="2146164251" w:author="Claude" w:date="2026-10-01T09:30:00Z"/>
        </w:rPr>
      </w:pPr>
      <w:ins w:id="2146164252" w:author="Claude" w:date="2026-10-01T09:30:00Z">
        <w:r>
          <w:rPr>
            <w:rFonts w:ascii="Aptos" w:hAnsi="Aptos" w:eastAsia="Aptos" w:cs="Aptos"/>
            <w:noProof w:val="0"/>
            <w:sz w:val="24"/>
            <w:szCs w:val="24"/>
            <w:highlight w:val="yellow"/>
            <w:lang w:val="en-US"/>
          </w:rPr>
          <w:t xml:space="preserve">Birenboim, A., Bulis, Y., &amp; Omer, I. (2023). A typology of tourism mobility apps. </w:t>
        </w:r>
      </w:ins>
      <w:ins w:id="2146164253" w:author="Claude" w:date="2026-10-01T09:30:00Z">
        <w:r>
          <w:rPr>
            <w:rFonts w:ascii="Aptos" w:hAnsi="Aptos" w:eastAsia="Aptos" w:cs="Aptos"/>
            <w:i/>
            <w:noProof w:val="0"/>
            <w:sz w:val="24"/>
            <w:szCs w:val="24"/>
            <w:highlight w:val="yellow"/>
            <w:lang w:val="en-US"/>
          </w:rPr>
          <w:t xml:space="preserve">Tourism Management Perspectives, 48</w:t>
        </w:r>
      </w:ins>
      <w:ins w:id="2146164254" w:author="Claude" w:date="2026-10-01T09:30:00Z">
        <w:r>
          <w:rPr>
            <w:rFonts w:ascii="Aptos" w:hAnsi="Aptos" w:eastAsia="Aptos" w:cs="Aptos"/>
            <w:noProof w:val="0"/>
            <w:sz w:val="24"/>
            <w:szCs w:val="24"/>
            <w:highlight w:val="yellow"/>
            <w:lang w:val="en-US"/>
          </w:rPr>
          <w:t xml:space="preserve">, Article 101161. https://doi.org/10.1016/j.tmp.2023.101161</w:t>
        </w:r>
      </w:ins>
    </w:p>
    <w:p w:rsidR="1A09D8A1" w:rsidP="6169C1D5" w:rsidRDefault="1A09D8A1" w14:paraId="096C22AB" w14:textId="15643E09">
      <w:pPr>
        <w:bidi w:val="0"/>
        <w:spacing w:before="120" w:beforeAutospacing="off" w:after="120" w:afterAutospacing="off"/>
        <w:jc w:val="left"/>
      </w:pPr>
      <w:r>
        <w:rPr>
          <w:rFonts w:ascii="Aptos" w:hAnsi="Aptos" w:eastAsia="Aptos" w:cs="Aptos"/>
          <w:noProof w:val="0"/>
          <w:sz w:val="24"/>
          <w:szCs w:val="24"/>
          <w:lang w:val="en-US"/>
        </w:rPr>
        <w:t xml:space="preserve">Dippner, D. (2022). </w:t>
      </w:r>
      <w:r>
        <w:rPr>
          <w:rFonts w:ascii="Aptos" w:hAnsi="Aptos" w:eastAsia="Aptos" w:cs="Aptos"/>
          <w:i w:val="1"/>
          <w:iCs w:val="1"/>
          <w:noProof w:val="0"/>
          <w:sz w:val="24"/>
          <w:szCs w:val="24"/>
          <w:lang w:val="en-US"/>
        </w:rPr>
        <w:t>User Experience Design – Principles &amp; Methods.</w:t>
      </w:r>
      <w:r>
        <w:rPr>
          <w:rFonts w:ascii="Aptos" w:hAnsi="Aptos" w:eastAsia="Aptos" w:cs="Aptos"/>
          <w:noProof w:val="0"/>
          <w:sz w:val="24"/>
          <w:szCs w:val="24"/>
          <w:lang w:val="en-US"/>
        </w:rPr>
        <w:t xml:space="preserve"> SRH Fernhochschule.</w:t>
      </w:r>
    </w:p>
    <w:p w:rsidR="1A09D8A1" w:rsidP="6169C1D5" w:rsidRDefault="1A09D8A1" w14:paraId="4C503BAB" w14:textId="0C3995D3">
      <w:pPr>
        <w:bidi w:val="0"/>
        <w:spacing w:before="120" w:beforeAutospacing="off" w:after="120" w:afterAutospacing="off"/>
        <w:jc w:val="left"/>
      </w:pPr>
      <w:r>
        <w:rPr>
          <w:rFonts w:ascii="Aptos" w:hAnsi="Aptos" w:eastAsia="Aptos" w:cs="Aptos"/>
          <w:noProof w:val="0"/>
          <w:sz w:val="24"/>
          <w:szCs w:val="24"/>
          <w:lang w:val="en-US"/>
        </w:rPr>
        <w:t xml:space="preserve">Enterprise Nation. (2024). </w:t>
      </w:r>
      <w:r>
        <w:rPr>
          <w:rFonts w:ascii="Aptos" w:hAnsi="Aptos" w:eastAsia="Aptos" w:cs="Aptos"/>
          <w:i w:val="1"/>
          <w:iCs w:val="1"/>
          <w:noProof w:val="0"/>
          <w:sz w:val="24"/>
          <w:szCs w:val="24"/>
          <w:lang w:val="en-US"/>
        </w:rPr>
        <w:t>Using SWOT Analysis to Research Competitors and Customers.</w:t>
      </w:r>
      <w:r>
        <w:rPr>
          <w:rFonts w:ascii="Aptos" w:hAnsi="Aptos" w:eastAsia="Aptos" w:cs="Aptos"/>
          <w:noProof w:val="0"/>
          <w:sz w:val="24"/>
          <w:szCs w:val="24"/>
          <w:lang w:val="en-US"/>
        </w:rPr>
        <w:t xml:space="preserve"> </w:t>
      </w:r>
      <w:hyperlink r:id="R923627aff4944b64">
        <w:r>
          <w:rPr>
            <w:rStyle w:val="Hyperlink"/>
            <w:noProof w:val="0"/>
            <w:lang w:val="en-US"/>
          </w:rPr>
          <w:t>https://www.enterprisenation.com/learn-something/using-swot-analysis-research-competitors-customers/</w:t>
        </w:r>
      </w:hyperlink>
    </w:p>
    <w:p>
      <w:pPr>
        <w:spacing w:before="120" w:after="120"/>
        <w:jc w:val="left"/>
        <w:rPr>
          <w:ins w:id="2146164255" w:author="Claude" w:date="2026-10-01T09:30:00Z"/>
        </w:rPr>
      </w:pPr>
      <w:ins w:id="2146164256" w:author="Claude" w:date="2026-10-01T09:30:00Z">
        <w:r>
          <w:rPr>
            <w:rFonts w:ascii="Aptos" w:hAnsi="Aptos" w:eastAsia="Aptos" w:cs="Aptos"/>
            <w:noProof w:val="0"/>
            <w:sz w:val="24"/>
            <w:szCs w:val="24"/>
            <w:highlight w:val="yellow"/>
            <w:lang w:val="en-US"/>
          </w:rPr>
          <w:t xml:space="preserve">Gilbert-Jones, R. (2024, November 5). </w:t>
        </w:r>
      </w:ins>
      <w:ins w:id="2146164257" w:author="Claude" w:date="2026-10-01T09:30:00Z">
        <w:r>
          <w:rPr>
            <w:rFonts w:ascii="Aptos" w:hAnsi="Aptos" w:eastAsia="Aptos" w:cs="Aptos"/>
            <w:i/>
            <w:noProof w:val="0"/>
            <w:sz w:val="24"/>
            <w:szCs w:val="24"/>
            <w:highlight w:val="yellow"/>
            <w:lang w:val="en-US"/>
          </w:rPr>
          <w:t xml:space="preserve">How authentic experiences shape the new tourism economy</w:t>
        </w:r>
      </w:ins>
      <w:ins w:id="2146164258" w:author="Claude" w:date="2026-10-01T09:30:00Z">
        <w:r>
          <w:rPr>
            <w:rFonts w:ascii="Aptos" w:hAnsi="Aptos" w:eastAsia="Aptos" w:cs="Aptos"/>
            <w:noProof w:val="0"/>
            <w:sz w:val="24"/>
            <w:szCs w:val="24"/>
            <w:highlight w:val="yellow"/>
            <w:lang w:val="en-US"/>
          </w:rPr>
          <w:t xml:space="preserve">. Skift Research. https://research.skift.com/reports/how-authentic-experiences-shape-the-new-tourism-economy/</w:t>
        </w:r>
      </w:ins>
    </w:p>
    <w:p w:rsidR="740B6D79" w:rsidP="4CB5E450" w:rsidRDefault="740B6D79" w14:paraId="53B22B36" w14:textId="3D1B6989">
      <w:pPr>
        <w:pStyle w:val="Normal"/>
        <w:bidi w:val="0"/>
        <w:spacing w:before="120" w:beforeAutospacing="off" w:after="120" w:afterAutospacing="off"/>
        <w:jc w:val="left"/>
      </w:pPr>
      <w:r>
        <w:rPr>
          <w:noProof w:val="0"/>
          <w:lang w:val="en-US"/>
        </w:rPr>
        <w:t xml:space="preserve">Gladkiy, S. (2016). UI/UX Terminology: What Every Designer Should Know. </w:t>
      </w:r>
      <w:hyperlink r:id="Rc926f97f5d524bf9">
        <w:r>
          <w:rPr>
            <w:rStyle w:val="Hyperlink"/>
            <w:noProof w:val="0"/>
            <w:lang w:val="en-US"/>
          </w:rPr>
          <w:t>https://djan-gostars.com/blog/ui-ux-terms-everyone-should-know/</w:t>
        </w:r>
      </w:hyperlink>
    </w:p>
    <w:p w:rsidR="1A09D8A1" w:rsidP="6169C1D5" w:rsidRDefault="1A09D8A1" w14:paraId="527A4D44" w14:textId="435584BA">
      <w:pPr>
        <w:bidi w:val="0"/>
        <w:spacing w:before="120" w:beforeAutospacing="off" w:after="120" w:afterAutospacing="off"/>
        <w:jc w:val="left"/>
      </w:pPr>
      <w:r>
        <w:rPr>
          <w:rFonts w:ascii="Aptos" w:hAnsi="Aptos" w:eastAsia="Aptos" w:cs="Aptos"/>
          <w:noProof w:val="0"/>
          <w:sz w:val="24"/>
          <w:szCs w:val="24"/>
          <w:lang w:val="en-US"/>
        </w:rPr>
        <w:t xml:space="preserve">Kimola. (2024). </w:t>
      </w:r>
      <w:r>
        <w:rPr>
          <w:rFonts w:ascii="Aptos" w:hAnsi="Aptos" w:eastAsia="Aptos" w:cs="Aptos"/>
          <w:i w:val="1"/>
          <w:iCs w:val="1"/>
          <w:noProof w:val="0"/>
          <w:sz w:val="24"/>
          <w:szCs w:val="24"/>
          <w:lang w:val="en-US"/>
        </w:rPr>
        <w:t>Unlock Travel App Success: Polarsteps Feedback Analysis.</w:t>
      </w:r>
      <w:r>
        <w:rPr>
          <w:rFonts w:ascii="Aptos" w:hAnsi="Aptos" w:eastAsia="Aptos" w:cs="Aptos"/>
          <w:noProof w:val="0"/>
          <w:sz w:val="24"/>
          <w:szCs w:val="24"/>
          <w:lang w:val="en-US"/>
        </w:rPr>
        <w:t xml:space="preserve"> </w:t>
      </w:r>
      <w:hyperlink r:id="R24f43c83fe574839">
        <w:r>
          <w:rPr>
            <w:rStyle w:val="Hyperlink"/>
            <w:noProof w:val="0"/>
            <w:lang w:val="en-US"/>
          </w:rPr>
          <w:t>https://kimola.com/reports/unlock-travel-app-success-polarsteps-feedback-analysis-google-play-en-141063</w:t>
        </w:r>
      </w:hyperlink>
    </w:p>
    <w:p w:rsidR="1A09D8A1" w:rsidP="6169C1D5" w:rsidRDefault="1A09D8A1" w14:paraId="1F63C30E" w14:textId="7DD5B2FF">
      <w:pPr>
        <w:bidi w:val="0"/>
        <w:spacing w:before="120" w:beforeAutospacing="off" w:after="120" w:afterAutospacing="off"/>
        <w:jc w:val="left"/>
      </w:pPr>
      <w:r>
        <w:rPr>
          <w:rFonts w:ascii="Aptos" w:hAnsi="Aptos" w:eastAsia="Aptos" w:cs="Aptos"/>
          <w:noProof w:val="0"/>
          <w:sz w:val="24"/>
          <w:szCs w:val="24"/>
          <w:lang w:val="en-US"/>
        </w:rPr>
        <w:t xml:space="preserve">Latterly.org. (2024). </w:t>
      </w:r>
      <w:r>
        <w:rPr>
          <w:rFonts w:ascii="Aptos" w:hAnsi="Aptos" w:eastAsia="Aptos" w:cs="Aptos"/>
          <w:i w:val="1"/>
          <w:iCs w:val="1"/>
          <w:noProof w:val="0"/>
          <w:sz w:val="24"/>
          <w:szCs w:val="24"/>
          <w:lang w:val="en-US"/>
        </w:rPr>
        <w:t>Airbnb SWOT Analysis: Competitive Outlook for Hosts and Guests.</w:t>
      </w:r>
      <w:r>
        <w:rPr>
          <w:rFonts w:ascii="Aptos" w:hAnsi="Aptos" w:eastAsia="Aptos" w:cs="Aptos"/>
          <w:noProof w:val="0"/>
          <w:sz w:val="24"/>
          <w:szCs w:val="24"/>
          <w:lang w:val="en-US"/>
        </w:rPr>
        <w:t xml:space="preserve"> </w:t>
      </w:r>
      <w:hyperlink r:id="R4749291b5371430b">
        <w:r>
          <w:rPr>
            <w:rStyle w:val="Hyperlink"/>
            <w:noProof w:val="0"/>
            <w:lang w:val="en-US"/>
          </w:rPr>
          <w:t>https://www.latterly.org/airbnb-swot-analysis/</w:t>
        </w:r>
      </w:hyperlink>
    </w:p>
    <w:p w:rsidR="1A09D8A1" w:rsidP="6169C1D5" w:rsidRDefault="1A09D8A1" w14:paraId="74BC8F1D" w14:textId="4E9ED31D">
      <w:pPr>
        <w:bidi w:val="0"/>
        <w:spacing w:before="120" w:beforeAutospacing="off" w:after="120" w:afterAutospacing="off"/>
        <w:jc w:val="left"/>
      </w:pPr>
      <w:r>
        <w:rPr>
          <w:rFonts w:ascii="Aptos" w:hAnsi="Aptos" w:eastAsia="Aptos" w:cs="Aptos"/>
          <w:noProof w:val="0"/>
          <w:sz w:val="24"/>
          <w:szCs w:val="24"/>
          <w:lang w:val="en-US"/>
        </w:rPr>
        <w:t xml:space="preserve">Meegle. (2024). </w:t>
      </w:r>
      <w:r>
        <w:rPr>
          <w:rFonts w:ascii="Aptos" w:hAnsi="Aptos" w:eastAsia="Aptos" w:cs="Aptos"/>
          <w:i w:val="1"/>
          <w:iCs w:val="1"/>
          <w:noProof w:val="0"/>
          <w:sz w:val="24"/>
          <w:szCs w:val="24"/>
          <w:lang w:val="en-US"/>
        </w:rPr>
        <w:t>Competitor SWOT Analysis.</w:t>
      </w:r>
      <w:r>
        <w:rPr>
          <w:rFonts w:ascii="Aptos" w:hAnsi="Aptos" w:eastAsia="Aptos" w:cs="Aptos"/>
          <w:noProof w:val="0"/>
          <w:sz w:val="24"/>
          <w:szCs w:val="24"/>
          <w:lang w:val="en-US"/>
        </w:rPr>
        <w:t xml:space="preserve"> </w:t>
      </w:r>
      <w:hyperlink r:id="Rfd3900040eed40c5">
        <w:r>
          <w:rPr>
            <w:rStyle w:val="Hyperlink"/>
            <w:noProof w:val="0"/>
            <w:lang w:val="en-US"/>
          </w:rPr>
          <w:t>https://www.meegle.com/en_us/topics/market-intelligence/competitor-swot-analysis</w:t>
        </w:r>
      </w:hyperlink>
    </w:p>
    <w:p w:rsidR="1A09D8A1" w:rsidP="6169C1D5" w:rsidRDefault="1A09D8A1" w14:paraId="2A026C2D" w14:textId="71AD25F5">
      <w:pPr>
        <w:pStyle w:val="Normal"/>
        <w:bidi w:val="0"/>
        <w:spacing w:before="120" w:beforeAutospacing="off" w:after="120" w:afterAutospacing="off"/>
        <w:jc w:val="left"/>
      </w:pPr>
      <w:r>
        <w:rPr>
          <w:rFonts w:ascii="Aptos" w:hAnsi="Aptos" w:eastAsia="Aptos" w:cs="Aptos"/>
          <w:noProof w:val="0"/>
          <w:sz w:val="24"/>
          <w:szCs w:val="24"/>
          <w:lang w:val="en-US"/>
        </w:rPr>
        <w:t xml:space="preserve">Peecho. (2022). Peecho print API helps Polarsteps monetize user content with print on demand travel books [Case study]. </w:t>
      </w:r>
      <w:hyperlink r:id="R85b9978bc9444c60">
        <w:r>
          <w:rPr>
            <w:rStyle w:val="Hyperlink"/>
            <w:noProof w:val="0"/>
            <w:lang w:val="en-US"/>
          </w:rPr>
          <w:t>https://www.peecho.com/case-studies/polarsteps</w:t>
        </w:r>
      </w:hyperlink>
    </w:p>
    <w:p w:rsidR="1A09D8A1" w:rsidP="6169C1D5" w:rsidRDefault="1A09D8A1" w14:paraId="61873697" w14:textId="37660982">
      <w:pPr>
        <w:bidi w:val="0"/>
        <w:spacing w:before="120" w:beforeAutospacing="off" w:after="120" w:afterAutospacing="off"/>
        <w:jc w:val="left"/>
      </w:pPr>
      <w:r>
        <w:rPr>
          <w:rFonts w:ascii="Aptos" w:hAnsi="Aptos" w:eastAsia="Aptos" w:cs="Aptos"/>
          <w:noProof w:val="0"/>
          <w:sz w:val="24"/>
          <w:szCs w:val="24"/>
          <w:lang w:val="en-US"/>
        </w:rPr>
        <w:t xml:space="preserve">SalesMotion. (2024). </w:t>
      </w:r>
      <w:r>
        <w:rPr>
          <w:rFonts w:ascii="Aptos" w:hAnsi="Aptos" w:eastAsia="Aptos" w:cs="Aptos"/>
          <w:i w:val="1"/>
          <w:iCs w:val="1"/>
          <w:noProof w:val="0"/>
          <w:sz w:val="24"/>
          <w:szCs w:val="24"/>
          <w:lang w:val="en-US"/>
        </w:rPr>
        <w:t>Competitive Analysis SWOT.</w:t>
      </w:r>
      <w:r>
        <w:rPr>
          <w:rFonts w:ascii="Aptos" w:hAnsi="Aptos" w:eastAsia="Aptos" w:cs="Aptos"/>
          <w:noProof w:val="0"/>
          <w:sz w:val="24"/>
          <w:szCs w:val="24"/>
          <w:lang w:val="en-US"/>
        </w:rPr>
        <w:t xml:space="preserve"> </w:t>
      </w:r>
      <w:hyperlink r:id="R2c2f8a4897e8418a">
        <w:r>
          <w:rPr>
            <w:rStyle w:val="Hyperlink"/>
            <w:noProof w:val="0"/>
            <w:lang w:val="en-US"/>
          </w:rPr>
          <w:t>https://salesmotion.io/blog/competitive-analysis-swot</w:t>
        </w:r>
      </w:hyperlink>
    </w:p>
    <w:p w:rsidR="5A20BA42" w:rsidP="4CB5E450" w:rsidRDefault="5A20BA42" w14:paraId="5F5DA48C" w14:textId="7613EB20">
      <w:pPr>
        <w:bidi w:val="0"/>
        <w:spacing w:before="120" w:beforeAutospacing="off" w:after="120" w:afterAutospacing="off"/>
        <w:jc w:val="left"/>
      </w:pPr>
      <w:r>
        <w:rPr>
          <w:rFonts w:ascii="Aptos" w:hAnsi="Aptos" w:eastAsia="Aptos" w:cs="Aptos"/>
          <w:noProof w:val="0"/>
          <w:sz w:val="24"/>
          <w:szCs w:val="24"/>
          <w:lang w:val="de-DE"/>
        </w:rPr>
        <w:t xml:space="preserve">Spies, M. (2014). Branded Interactions. Digitale Markenerlebnisse planen &amp; gestalten (Zweite Auflage).</w:t>
      </w:r>
    </w:p>
    <w:p w:rsidR="1A09D8A1" w:rsidP="6169C1D5" w:rsidRDefault="1A09D8A1" w14:paraId="6D4E3B7A" w14:textId="547A553A">
      <w:pPr>
        <w:bidi w:val="0"/>
        <w:spacing w:before="120" w:beforeAutospacing="off" w:after="120" w:afterAutospacing="off"/>
        <w:jc w:val="left"/>
      </w:pPr>
      <w:r>
        <w:rPr>
          <w:rFonts w:ascii="Aptos" w:hAnsi="Aptos" w:eastAsia="Aptos" w:cs="Aptos"/>
          <w:noProof w:val="0"/>
          <w:sz w:val="24"/>
          <w:szCs w:val="24"/>
          <w:lang w:val="en-US"/>
        </w:rPr>
        <w:t xml:space="preserve">Startuprad.io. (2024). </w:t>
      </w:r>
      <w:r>
        <w:rPr>
          <w:rFonts w:ascii="Aptos" w:hAnsi="Aptos" w:eastAsia="Aptos" w:cs="Aptos"/>
          <w:i w:val="1"/>
          <w:iCs w:val="1"/>
          <w:noProof w:val="0"/>
          <w:sz w:val="24"/>
          <w:szCs w:val="24"/>
          <w:lang w:val="en-US"/>
        </w:rPr>
        <w:t>Polarsteps Growth: Privacy-First Travel App at 18M Users.</w:t>
      </w:r>
      <w:r>
        <w:rPr>
          <w:rFonts w:ascii="Aptos" w:hAnsi="Aptos" w:eastAsia="Aptos" w:cs="Aptos"/>
          <w:noProof w:val="0"/>
          <w:sz w:val="24"/>
          <w:szCs w:val="24"/>
          <w:lang w:val="en-US"/>
        </w:rPr>
        <w:t xml:space="preserve"> </w:t>
      </w:r>
      <w:hyperlink r:id="R10f78c731dbe498a">
        <w:r>
          <w:rPr>
            <w:rStyle w:val="Hyperlink"/>
            <w:noProof w:val="0"/>
            <w:lang w:val="en-US"/>
          </w:rPr>
          <w:t>https://www.startuprad.io/post/polarsteps-growth-privacy-first-travel-app-at-18m-users-startuprad-io</w:t>
        </w:r>
      </w:hyperlink>
    </w:p>
    <w:p w:rsidR="1A09D8A1" w:rsidP="6169C1D5" w:rsidRDefault="1A09D8A1" w14:paraId="3A9D2F08" w14:textId="4230160D">
      <w:pPr>
        <w:bidi w:val="0"/>
        <w:spacing w:before="120" w:beforeAutospacing="off" w:after="120" w:afterAutospacing="off"/>
        <w:jc w:val="left"/>
      </w:pPr>
      <w:r>
        <w:rPr>
          <w:rFonts w:ascii="Aptos" w:hAnsi="Aptos" w:eastAsia="Aptos" w:cs="Aptos"/>
          <w:noProof w:val="0"/>
          <w:sz w:val="24"/>
          <w:szCs w:val="24"/>
          <w:lang w:val="en-US"/>
        </w:rPr>
        <w:t xml:space="preserve">The Strategy Story. (2024). TripAdvisor SWOT Analysis. </w:t>
      </w:r>
      <w:hyperlink r:id="R35982188d8b34f3f">
        <w:r>
          <w:rPr>
            <w:rStyle w:val="Hyperlink"/>
            <w:noProof w:val="0"/>
            <w:lang w:val="en-US"/>
          </w:rPr>
          <w:t>https://thestrategystory.com/blog/tripadvisor-swot-analysis/</w:t>
        </w:r>
      </w:hyperlink>
    </w:p>
    <w:p w:rsidR="1A09D8A1" w:rsidP="6169C1D5" w:rsidRDefault="1A09D8A1" w14:paraId="326A0564" w14:textId="4F90309E">
      <w:pPr>
        <w:bidi w:val="0"/>
        <w:spacing w:before="120" w:beforeAutospacing="off" w:after="120" w:afterAutospacing="off"/>
        <w:jc w:val="left"/>
      </w:pPr>
      <w:r>
        <w:rPr>
          <w:rFonts w:ascii="Aptos" w:hAnsi="Aptos" w:eastAsia="Aptos" w:cs="Aptos"/>
          <w:noProof w:val="0"/>
          <w:sz w:val="24"/>
          <w:szCs w:val="24"/>
          <w:lang w:val="en-US"/>
        </w:rPr>
        <w:t xml:space="preserve">Streetwise Journal. (2024). </w:t>
      </w:r>
      <w:r>
        <w:rPr>
          <w:rFonts w:ascii="Aptos" w:hAnsi="Aptos" w:eastAsia="Aptos" w:cs="Aptos"/>
          <w:i w:val="1"/>
          <w:iCs w:val="1"/>
          <w:noProof w:val="0"/>
          <w:sz w:val="24"/>
          <w:szCs w:val="24"/>
          <w:lang w:val="en-US"/>
        </w:rPr>
        <w:t>Airbnb SWOT Analysis: Risks, Opportunities &amp; Insights for 2024.</w:t>
      </w:r>
      <w:r>
        <w:rPr>
          <w:rFonts w:ascii="Aptos" w:hAnsi="Aptos" w:eastAsia="Aptos" w:cs="Aptos"/>
          <w:noProof w:val="0"/>
          <w:sz w:val="24"/>
          <w:szCs w:val="24"/>
          <w:lang w:val="en-US"/>
        </w:rPr>
        <w:t xml:space="preserve"> </w:t>
      </w:r>
      <w:hyperlink r:id="Rfde548cf8a4f45d4">
        <w:r>
          <w:rPr>
            <w:rStyle w:val="Hyperlink"/>
            <w:noProof w:val="0"/>
            <w:lang w:val="en-US"/>
          </w:rPr>
          <w:t>https://streetwisejournal.com/airbnb-swot-analysis/</w:t>
        </w:r>
      </w:hyperlink>
    </w:p>
    <w:p w:rsidR="1A09D8A1" w:rsidP="6169C1D5" w:rsidRDefault="1A09D8A1" w14:paraId="7C0CF51F" w14:textId="0F8A3EA4">
      <w:pPr>
        <w:bidi w:val="0"/>
        <w:spacing w:before="120" w:beforeAutospacing="off" w:after="120" w:afterAutospacing="off"/>
        <w:jc w:val="left"/>
      </w:pPr>
      <w:r>
        <w:rPr>
          <w:rFonts w:ascii="Aptos" w:hAnsi="Aptos" w:eastAsia="Aptos" w:cs="Aptos"/>
          <w:noProof w:val="0"/>
          <w:sz w:val="24"/>
          <w:szCs w:val="24"/>
          <w:lang w:val="en-US"/>
        </w:rPr>
        <w:t xml:space="preserve">What Is A User Flow? Data Defined - Indicative. </w:t>
      </w:r>
      <w:hyperlink r:id="Rd4f658d2710a4dde">
        <w:r>
          <w:rPr>
            <w:rStyle w:val="Hyperlink"/>
            <w:noProof w:val="0"/>
            <w:lang w:val="en-US"/>
          </w:rPr>
          <w:t>https://www.indicative.com/resource/user-flow/</w:t>
        </w:r>
      </w:hyperlink>
    </w:p>
    <w:p w:rsidR="1A09D8A1" w:rsidP="6169C1D5" w:rsidRDefault="1A09D8A1" w14:paraId="2568F5A8" w14:textId="0E979D4E">
      <w:pPr>
        <w:bidi w:val="0"/>
        <w:spacing w:before="120" w:beforeAutospacing="off" w:after="120" w:afterAutospacing="off"/>
        <w:jc w:val="left"/>
        <w:rPr>
          <w:noProof w:val="0"/>
          <w:lang w:val="en-US"/>
        </w:rPr>
      </w:pPr>
    </w:p>
    <w:p w:rsidR="1A09D8A1" w:rsidP="4CB5E450" w:rsidRDefault="1A09D8A1" w14:paraId="63E6D5E0" w14:textId="57EF8D0A">
      <w:pPr>
        <w:pStyle w:val="Heading1"/>
        <w:bidi w:val="0"/>
        <w:spacing w:before="480" w:beforeAutospacing="off" w:after="240" w:afterAutospacing="off"/>
        <w:jc w:val="left"/>
        <w:rPr>
          <w:rFonts w:ascii="Aptos" w:hAnsi="Aptos" w:eastAsia="Aptos" w:cs="Aptos"/>
          <w:b w:val="1"/>
          <w:bCs w:val="1"/>
          <w:noProof w:val="0"/>
          <w:sz w:val="48"/>
          <w:szCs w:val="48"/>
          <w:lang w:val="en-US"/>
        </w:rPr>
      </w:pPr>
      <w:bookmarkStart w:name="_Toc1147310028" w:id="145466865"/>
      <w:r>
        <w:rPr>
          <w:rFonts w:ascii="Aptos" w:hAnsi="Aptos" w:eastAsia="Aptos" w:cs="Aptos"/>
          <w:b w:val="1"/>
          <w:bCs w:val="1"/>
          <w:noProof w:val="0"/>
          <w:sz w:val="48"/>
          <w:szCs w:val="48"/>
          <w:lang w:val="en-US"/>
        </w:rPr>
        <w:t>Appendix</w:t>
      </w:r>
      <w:bookmarkEnd w:id="145466865"/>
    </w:p>
    <w:p w:rsidR="1A09D8A1" w:rsidP="6169C1D5" w:rsidRDefault="1A09D8A1" w14:paraId="74613C4F" w14:textId="6EDDE8AE">
      <w:pPr>
        <w:bidi w:val="0"/>
        <w:spacing w:before="120" w:beforeAutospacing="off" w:after="120" w:afterAutospacing="off"/>
        <w:jc w:val="left"/>
      </w:pPr>
      <w:r>
        <w:rPr>
          <w:rFonts w:ascii="Aptos" w:hAnsi="Aptos" w:eastAsia="Aptos" w:cs="Aptos"/>
          <w:noProof w:val="0"/>
          <w:sz w:val="24"/>
          <w:szCs w:val="24"/>
          <w:lang w:val="en-US"/>
        </w:rPr>
        <w:t xml:space="preserve">Prototype for Travel Buddy. </w:t>
      </w:r>
      <w:hyperlink r:id="R015ff765ba274c48">
        <w:r>
          <w:rPr>
            <w:rStyle w:val="Hyperlink"/>
            <w:noProof w:val="0"/>
            <w:lang w:val="en-US"/>
          </w:rPr>
          <w:t>https://claude.ai/code/artifact/9da37cb9-5304-4598-9ed6-ba9a35b9aa2f</w:t>
        </w:r>
      </w:hyperlink>
    </w:p>
    <w:p w:rsidR="1A09D8A1" w:rsidP="6169C1D5" w:rsidRDefault="1A09D8A1" w14:paraId="5C6DDFC7" w14:textId="6F9F58E6">
      <w:pPr>
        <w:bidi w:val="0"/>
        <w:spacing w:before="120" w:beforeAutospacing="off" w:after="120" w:afterAutospacing="off"/>
        <w:jc w:val="left"/>
      </w:pPr>
      <w:r>
        <w:rPr>
          <w:rFonts w:ascii="Aptos" w:hAnsi="Aptos" w:eastAsia="Aptos" w:cs="Aptos"/>
          <w:noProof w:val="0"/>
          <w:sz w:val="24"/>
          <w:szCs w:val="24"/>
          <w:lang w:val="en-US"/>
        </w:rPr>
        <w:t xml:space="preserve">Table 1: Double diamond process </w:t>
      </w:r>
    </w:p>
    <w:p w:rsidR="1A09D8A1" w:rsidP="6169C1D5" w:rsidRDefault="1A09D8A1" w14:paraId="5538CEAF" w14:textId="5F936730">
      <w:pPr>
        <w:bidi w:val="0"/>
        <w:spacing w:before="120" w:beforeAutospacing="off" w:after="120" w:afterAutospacing="off"/>
        <w:jc w:val="left"/>
      </w:pPr>
      <w:r>
        <w:rPr>
          <w:rFonts w:ascii="Aptos" w:hAnsi="Aptos" w:eastAsia="Aptos" w:cs="Aptos"/>
          <w:noProof w:val="0"/>
          <w:sz w:val="24"/>
          <w:szCs w:val="24"/>
          <w:lang w:val="en-US"/>
        </w:rPr>
        <w:t xml:space="preserve">Table 2: Personas </w:t>
      </w:r>
    </w:p>
    <w:p w:rsidR="1A09D8A1" w:rsidP="6169C1D5" w:rsidRDefault="1A09D8A1" w14:paraId="10E970DF" w14:textId="26EFA3A5">
      <w:pPr>
        <w:bidi w:val="0"/>
        <w:spacing w:before="120" w:beforeAutospacing="off" w:after="120" w:afterAutospacing="off"/>
        <w:jc w:val="left"/>
      </w:pPr>
      <w:r>
        <w:rPr>
          <w:rFonts w:ascii="Aptos" w:hAnsi="Aptos" w:eastAsia="Aptos" w:cs="Aptos"/>
          <w:noProof w:val="0"/>
          <w:sz w:val="24"/>
          <w:szCs w:val="24"/>
          <w:lang w:val="en-US"/>
        </w:rPr>
        <w:t>Table 3. Condensed SWOT of selected competitors</w:t>
      </w:r>
    </w:p>
    <w:p w:rsidR="1A09D8A1" w:rsidP="6169C1D5" w:rsidRDefault="1A09D8A1" w14:paraId="5EF635B2" w14:textId="5C4281EE">
      <w:pPr>
        <w:bidi w:val="0"/>
        <w:spacing w:before="120" w:beforeAutospacing="off" w:after="120" w:afterAutospacing="off"/>
        <w:jc w:val="left"/>
      </w:pPr>
      <w:r>
        <w:rPr>
          <w:rFonts w:ascii="Aptos" w:hAnsi="Aptos" w:eastAsia="Aptos" w:cs="Aptos"/>
          <w:noProof w:val="0"/>
          <w:sz w:val="24"/>
          <w:szCs w:val="24"/>
          <w:lang w:val="en-US"/>
        </w:rPr>
        <w:t xml:space="preserve">Table 4: Travel Buddy SWOT </w:t>
      </w:r>
    </w:p>
    <w:p w:rsidR="1A09D8A1" w:rsidP="6169C1D5" w:rsidRDefault="1A09D8A1" w14:paraId="0C15950B" w14:textId="1AF02B2F">
      <w:pPr>
        <w:bidi w:val="0"/>
        <w:spacing w:before="120" w:beforeAutospacing="off" w:after="120" w:afterAutospacing="off"/>
        <w:jc w:val="left"/>
      </w:pPr>
      <w:r>
        <w:rPr>
          <w:rFonts w:ascii="Aptos" w:hAnsi="Aptos" w:eastAsia="Aptos" w:cs="Aptos"/>
          <w:noProof w:val="0"/>
          <w:sz w:val="24"/>
          <w:szCs w:val="24"/>
          <w:lang w:val="en-US"/>
        </w:rPr>
        <w:t xml:space="preserve">Table 5: Solution for discovery </w:t>
      </w:r>
    </w:p>
    <w:p w:rsidR="1A09D8A1" w:rsidP="6169C1D5" w:rsidRDefault="1A09D8A1" w14:paraId="5121427A" w14:textId="4A957EC6">
      <w:pPr>
        <w:bidi w:val="0"/>
        <w:spacing w:before="120" w:beforeAutospacing="off" w:after="120" w:afterAutospacing="off"/>
        <w:jc w:val="left"/>
      </w:pPr>
      <w:r>
        <w:rPr>
          <w:rFonts w:ascii="Aptos" w:hAnsi="Aptos" w:eastAsia="Aptos" w:cs="Aptos"/>
          <w:noProof w:val="0"/>
          <w:sz w:val="24"/>
          <w:szCs w:val="24"/>
          <w:lang w:val="en-US"/>
        </w:rPr>
        <w:t xml:space="preserve">Table 6: Solution for connect </w:t>
      </w:r>
    </w:p>
    <w:p w:rsidR="1A09D8A1" w:rsidP="6169C1D5" w:rsidRDefault="1A09D8A1" w14:paraId="20331671" w14:textId="7413C467">
      <w:pPr>
        <w:bidi w:val="0"/>
        <w:spacing w:before="120" w:beforeAutospacing="off" w:after="120" w:afterAutospacing="off"/>
        <w:jc w:val="left"/>
      </w:pPr>
      <w:r>
        <w:rPr>
          <w:rFonts w:ascii="Aptos" w:hAnsi="Aptos" w:eastAsia="Aptos" w:cs="Aptos"/>
          <w:noProof w:val="0"/>
          <w:sz w:val="24"/>
          <w:szCs w:val="24"/>
          <w:lang w:val="en-US"/>
        </w:rPr>
        <w:t xml:space="preserve">Table 7: Solution for travel planning </w:t>
      </w:r>
    </w:p>
    <w:p w:rsidR="1A09D8A1" w:rsidP="6169C1D5" w:rsidRDefault="1A09D8A1" w14:paraId="099EC2E5" w14:textId="203CA5C9">
      <w:pPr>
        <w:bidi w:val="0"/>
        <w:spacing w:before="120" w:beforeAutospacing="off" w:after="120" w:afterAutospacing="off"/>
        <w:jc w:val="left"/>
      </w:pPr>
      <w:r>
        <w:rPr>
          <w:rFonts w:ascii="Aptos" w:hAnsi="Aptos" w:eastAsia="Aptos" w:cs="Aptos"/>
          <w:noProof w:val="0"/>
          <w:sz w:val="24"/>
          <w:szCs w:val="24"/>
          <w:lang w:val="en-US"/>
        </w:rPr>
        <w:t xml:space="preserve">Table 8: Solution for collaborative </w:t>
      </w:r>
    </w:p>
    <w:p w:rsidR="1A09D8A1" w:rsidP="6169C1D5" w:rsidRDefault="1A09D8A1" w14:paraId="3CB9CA76" w14:textId="76186E7C">
      <w:pPr>
        <w:bidi w:val="0"/>
        <w:spacing w:before="120" w:beforeAutospacing="off" w:after="120" w:afterAutospacing="off"/>
        <w:jc w:val="left"/>
      </w:pPr>
      <w:r>
        <w:rPr>
          <w:rFonts w:ascii="Aptos" w:hAnsi="Aptos" w:eastAsia="Aptos" w:cs="Aptos"/>
          <w:noProof w:val="0"/>
          <w:sz w:val="24"/>
          <w:szCs w:val="24"/>
          <w:lang w:val="en-US"/>
        </w:rPr>
        <w:t xml:space="preserve">Table 9: Solution for journal and memory </w:t>
      </w:r>
    </w:p>
    <w:p w:rsidR="7AAD81D0" w:rsidP="10748545" w:rsidRDefault="7AAD81D0" w14:paraId="512428DF" w14:textId="063BB2C6">
      <w:pPr>
        <w:pStyle w:val="Normal"/>
      </w:pPr>
      <w:r>
        <w:rPr>
          <w:noProof w:val="0"/>
          <w:lang w:val="en-US"/>
        </w:rPr>
        <w:t>Table 10: Card sorting</w:t>
      </w:r>
    </w:p>
    <w:p w:rsidR="1A09D8A1" w:rsidP="6169C1D5" w:rsidRDefault="1A09D8A1" w14:paraId="3F34FA34" w14:textId="738E35E3">
      <w:pPr>
        <w:bidi w:val="0"/>
        <w:spacing w:before="120" w:beforeAutospacing="off" w:after="120" w:afterAutospacing="off"/>
        <w:jc w:val="left"/>
      </w:pPr>
      <w:r>
        <w:rPr>
          <w:rFonts w:ascii="Aptos" w:hAnsi="Aptos" w:eastAsia="Aptos" w:cs="Aptos"/>
          <w:noProof w:val="0"/>
          <w:sz w:val="24"/>
          <w:szCs w:val="24"/>
          <w:lang w:val="en-US"/>
        </w:rPr>
        <w:t xml:space="preserve">Table 11: Testing insights </w:t>
      </w:r>
    </w:p>
    <w:p w:rsidR="1A09D8A1" w:rsidP="6169C1D5" w:rsidRDefault="1A09D8A1" w14:paraId="5D1B0210" w14:textId="7E1641A8">
      <w:pPr>
        <w:bidi w:val="0"/>
        <w:spacing w:before="120" w:beforeAutospacing="off" w:after="120" w:afterAutospacing="off"/>
        <w:jc w:val="left"/>
      </w:pPr>
      <w:r>
        <w:rPr>
          <w:rFonts w:ascii="Aptos" w:hAnsi="Aptos" w:eastAsia="Aptos" w:cs="Aptos"/>
          <w:noProof w:val="0"/>
          <w:sz w:val="24"/>
          <w:szCs w:val="24"/>
          <w:lang w:val="en-US"/>
        </w:rPr>
        <w:t>Table 12: UX Strategy Summary</w:t>
      </w:r>
    </w:p>
    <w:p w:rsidR="1A09D8A1" w:rsidP="1A09D8A1" w:rsidRDefault="1A09D8A1" w14:paraId="62AA5158" w14:textId="748D986A">
      <w:pPr>
        <w:pStyle w:val="Normal"/>
        <w:bidi w:val="0"/>
        <w:jc w:val="left"/>
        <w:rPr>
          <w:rFonts w:ascii="Aptos" w:hAnsi="Aptos" w:eastAsia="Aptos" w:cs="Aptos"/>
          <w:noProof w:val="0"/>
          <w:sz w:val="24"/>
          <w:szCs w:val="24"/>
          <w:lang w:val="en-US"/>
        </w:rPr>
      </w:pPr>
    </w:p>
    <w:p w:rsidR="370821B2" w:rsidP="370821B2" w:rsidRDefault="370821B2" w14:paraId="53A1EBEA" w14:textId="784318A9">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2">
    <w:nsid w:val="3f49ee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b5576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167e6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d8898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a6eda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0e531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8279a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e0223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1c8f4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91b46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9c26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804aa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e5c3d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e6275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a7725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fefbd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eb96a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6fa45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99078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5808e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5a703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4db09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65B00C"/>
    <w:rsid w:val="0002D636"/>
    <w:rsid w:val="0088BBFE"/>
    <w:rsid w:val="008DA3FE"/>
    <w:rsid w:val="012E2222"/>
    <w:rsid w:val="01333B28"/>
    <w:rsid w:val="01472905"/>
    <w:rsid w:val="01C236A7"/>
    <w:rsid w:val="01E770CB"/>
    <w:rsid w:val="0223FEE9"/>
    <w:rsid w:val="034BD556"/>
    <w:rsid w:val="03D528B8"/>
    <w:rsid w:val="0479F75A"/>
    <w:rsid w:val="04CE43D7"/>
    <w:rsid w:val="04E49EF6"/>
    <w:rsid w:val="04E49EF6"/>
    <w:rsid w:val="050AE98C"/>
    <w:rsid w:val="05BA3647"/>
    <w:rsid w:val="05BA3647"/>
    <w:rsid w:val="06060BA3"/>
    <w:rsid w:val="06338E6B"/>
    <w:rsid w:val="06A5FC00"/>
    <w:rsid w:val="06EA263D"/>
    <w:rsid w:val="06F024BB"/>
    <w:rsid w:val="075EFD97"/>
    <w:rsid w:val="076BA525"/>
    <w:rsid w:val="08A30A11"/>
    <w:rsid w:val="08C261C1"/>
    <w:rsid w:val="091A025D"/>
    <w:rsid w:val="0A2D5A1B"/>
    <w:rsid w:val="0AA52A93"/>
    <w:rsid w:val="0B8E6AE3"/>
    <w:rsid w:val="0B9C52E1"/>
    <w:rsid w:val="0BD1E80A"/>
    <w:rsid w:val="0BE84F76"/>
    <w:rsid w:val="0BF6CB3C"/>
    <w:rsid w:val="0C699A72"/>
    <w:rsid w:val="0CACFA2D"/>
    <w:rsid w:val="0D04B698"/>
    <w:rsid w:val="0D3DFA8E"/>
    <w:rsid w:val="0F0DFD38"/>
    <w:rsid w:val="0F883AA8"/>
    <w:rsid w:val="0FB0EB5D"/>
    <w:rsid w:val="0FC55609"/>
    <w:rsid w:val="102CBDA7"/>
    <w:rsid w:val="10748545"/>
    <w:rsid w:val="10E44C1C"/>
    <w:rsid w:val="11225EB5"/>
    <w:rsid w:val="1179B11D"/>
    <w:rsid w:val="119536CA"/>
    <w:rsid w:val="1204C1D4"/>
    <w:rsid w:val="12076502"/>
    <w:rsid w:val="12619256"/>
    <w:rsid w:val="12F0C0D9"/>
    <w:rsid w:val="13193884"/>
    <w:rsid w:val="13B020F4"/>
    <w:rsid w:val="13B91687"/>
    <w:rsid w:val="1426B871"/>
    <w:rsid w:val="1461E75E"/>
    <w:rsid w:val="14F9D835"/>
    <w:rsid w:val="155339B5"/>
    <w:rsid w:val="15650401"/>
    <w:rsid w:val="1582C7CC"/>
    <w:rsid w:val="15B5AC2E"/>
    <w:rsid w:val="1613AF3E"/>
    <w:rsid w:val="16177BBF"/>
    <w:rsid w:val="172D338B"/>
    <w:rsid w:val="1744CD6F"/>
    <w:rsid w:val="17ADFB35"/>
    <w:rsid w:val="17DF244A"/>
    <w:rsid w:val="17F3CE4A"/>
    <w:rsid w:val="182A49FD"/>
    <w:rsid w:val="187FB7A0"/>
    <w:rsid w:val="18EFC312"/>
    <w:rsid w:val="192071AE"/>
    <w:rsid w:val="19884BF1"/>
    <w:rsid w:val="19FDF184"/>
    <w:rsid w:val="1A09D8A1"/>
    <w:rsid w:val="1A4F1743"/>
    <w:rsid w:val="1A5F3824"/>
    <w:rsid w:val="1A5F3824"/>
    <w:rsid w:val="1A87E8BE"/>
    <w:rsid w:val="1A9AE97C"/>
    <w:rsid w:val="1AFBAC22"/>
    <w:rsid w:val="1B40AF34"/>
    <w:rsid w:val="1BA05A9D"/>
    <w:rsid w:val="1BA7D3D4"/>
    <w:rsid w:val="1BC238EB"/>
    <w:rsid w:val="1C1E3718"/>
    <w:rsid w:val="1C42481C"/>
    <w:rsid w:val="1C77B999"/>
    <w:rsid w:val="1C9B30CF"/>
    <w:rsid w:val="1D333CBA"/>
    <w:rsid w:val="1D4FA6A2"/>
    <w:rsid w:val="1D5A11CA"/>
    <w:rsid w:val="1D96F73A"/>
    <w:rsid w:val="1DBC552E"/>
    <w:rsid w:val="1DC8A319"/>
    <w:rsid w:val="1DD62D14"/>
    <w:rsid w:val="1DF0A4D3"/>
    <w:rsid w:val="1E5B280C"/>
    <w:rsid w:val="1E7244BA"/>
    <w:rsid w:val="1E74528B"/>
    <w:rsid w:val="1E7B20CC"/>
    <w:rsid w:val="1EBAA43B"/>
    <w:rsid w:val="1EF886A4"/>
    <w:rsid w:val="1F345D90"/>
    <w:rsid w:val="1F6009CF"/>
    <w:rsid w:val="1F627C74"/>
    <w:rsid w:val="1F9CED9D"/>
    <w:rsid w:val="1FCF8E20"/>
    <w:rsid w:val="1FCF8E20"/>
    <w:rsid w:val="1FFD77CA"/>
    <w:rsid w:val="20299A35"/>
    <w:rsid w:val="2078684E"/>
    <w:rsid w:val="20797EA1"/>
    <w:rsid w:val="20DC3B24"/>
    <w:rsid w:val="20F317BB"/>
    <w:rsid w:val="20F3546A"/>
    <w:rsid w:val="21386F89"/>
    <w:rsid w:val="2144719A"/>
    <w:rsid w:val="2153CBE2"/>
    <w:rsid w:val="21C943E2"/>
    <w:rsid w:val="22492FEC"/>
    <w:rsid w:val="2310B39D"/>
    <w:rsid w:val="235363FE"/>
    <w:rsid w:val="23CC9CED"/>
    <w:rsid w:val="242AFC4B"/>
    <w:rsid w:val="24968FD2"/>
    <w:rsid w:val="250565A7"/>
    <w:rsid w:val="255E81FE"/>
    <w:rsid w:val="259E2D94"/>
    <w:rsid w:val="25B409C4"/>
    <w:rsid w:val="2602AB25"/>
    <w:rsid w:val="26069828"/>
    <w:rsid w:val="263357EF"/>
    <w:rsid w:val="2639188E"/>
    <w:rsid w:val="26416FF9"/>
    <w:rsid w:val="266BD12B"/>
    <w:rsid w:val="268FCB3E"/>
    <w:rsid w:val="26A44339"/>
    <w:rsid w:val="26F240AA"/>
    <w:rsid w:val="270E735B"/>
    <w:rsid w:val="278F7660"/>
    <w:rsid w:val="27AAB257"/>
    <w:rsid w:val="27EE6E76"/>
    <w:rsid w:val="281FC52C"/>
    <w:rsid w:val="28726DA0"/>
    <w:rsid w:val="28BDEE06"/>
    <w:rsid w:val="28E8E15B"/>
    <w:rsid w:val="290A09DB"/>
    <w:rsid w:val="290EE92F"/>
    <w:rsid w:val="292585E0"/>
    <w:rsid w:val="29A64DBC"/>
    <w:rsid w:val="29B87727"/>
    <w:rsid w:val="29D0FFC5"/>
    <w:rsid w:val="29FC7442"/>
    <w:rsid w:val="2AD1E2C3"/>
    <w:rsid w:val="2B0C1ABE"/>
    <w:rsid w:val="2BDA9CFB"/>
    <w:rsid w:val="2C643C5F"/>
    <w:rsid w:val="2C88504F"/>
    <w:rsid w:val="2CD3A73C"/>
    <w:rsid w:val="2D34CA40"/>
    <w:rsid w:val="2D749FBF"/>
    <w:rsid w:val="2DA6FA92"/>
    <w:rsid w:val="2DC9E051"/>
    <w:rsid w:val="2E261A8C"/>
    <w:rsid w:val="2E56E50F"/>
    <w:rsid w:val="2E97F898"/>
    <w:rsid w:val="2F0BAED3"/>
    <w:rsid w:val="2F28EE97"/>
    <w:rsid w:val="2FBC76E6"/>
    <w:rsid w:val="2FCB7245"/>
    <w:rsid w:val="2FD7E4FE"/>
    <w:rsid w:val="2FD90EC3"/>
    <w:rsid w:val="2FEE43AF"/>
    <w:rsid w:val="305472CD"/>
    <w:rsid w:val="3085721A"/>
    <w:rsid w:val="3098A342"/>
    <w:rsid w:val="310B8400"/>
    <w:rsid w:val="3172976E"/>
    <w:rsid w:val="319070D7"/>
    <w:rsid w:val="3214C059"/>
    <w:rsid w:val="322A5110"/>
    <w:rsid w:val="326541C4"/>
    <w:rsid w:val="32C20613"/>
    <w:rsid w:val="331CDADC"/>
    <w:rsid w:val="33241A3C"/>
    <w:rsid w:val="332C1FF3"/>
    <w:rsid w:val="333BA903"/>
    <w:rsid w:val="33B427C9"/>
    <w:rsid w:val="33F02543"/>
    <w:rsid w:val="33F69B2A"/>
    <w:rsid w:val="34B3CEC4"/>
    <w:rsid w:val="34C7EBB3"/>
    <w:rsid w:val="34C858F3"/>
    <w:rsid w:val="34CE90C0"/>
    <w:rsid w:val="35290A86"/>
    <w:rsid w:val="35290A86"/>
    <w:rsid w:val="3534BDEA"/>
    <w:rsid w:val="35A303ED"/>
    <w:rsid w:val="35CA9161"/>
    <w:rsid w:val="36CA0D8B"/>
    <w:rsid w:val="36D541E3"/>
    <w:rsid w:val="36F5AD69"/>
    <w:rsid w:val="370821B2"/>
    <w:rsid w:val="378AB8C0"/>
    <w:rsid w:val="37D340AA"/>
    <w:rsid w:val="37DAAC0D"/>
    <w:rsid w:val="37FCB1D2"/>
    <w:rsid w:val="38491AB5"/>
    <w:rsid w:val="386E95FB"/>
    <w:rsid w:val="386E95FB"/>
    <w:rsid w:val="39441D96"/>
    <w:rsid w:val="394AA4B7"/>
    <w:rsid w:val="39664386"/>
    <w:rsid w:val="39C613FF"/>
    <w:rsid w:val="3A128AA1"/>
    <w:rsid w:val="3A424BEB"/>
    <w:rsid w:val="3A527F77"/>
    <w:rsid w:val="3A9BE417"/>
    <w:rsid w:val="3A9C232D"/>
    <w:rsid w:val="3B0252B7"/>
    <w:rsid w:val="3B0B9EC7"/>
    <w:rsid w:val="3B41C06F"/>
    <w:rsid w:val="3B457CDC"/>
    <w:rsid w:val="3B543A45"/>
    <w:rsid w:val="3B613859"/>
    <w:rsid w:val="3B81ED7B"/>
    <w:rsid w:val="3BF0BBD2"/>
    <w:rsid w:val="3C79B025"/>
    <w:rsid w:val="3C830FAA"/>
    <w:rsid w:val="3E83D699"/>
    <w:rsid w:val="3E9DDA2E"/>
    <w:rsid w:val="3EE30A26"/>
    <w:rsid w:val="3F85FE6E"/>
    <w:rsid w:val="40057FFF"/>
    <w:rsid w:val="4062595A"/>
    <w:rsid w:val="4077FE46"/>
    <w:rsid w:val="4077FE46"/>
    <w:rsid w:val="407FE058"/>
    <w:rsid w:val="40C04A7E"/>
    <w:rsid w:val="40E19B18"/>
    <w:rsid w:val="40F4A2AD"/>
    <w:rsid w:val="40FABD8C"/>
    <w:rsid w:val="40FC8E46"/>
    <w:rsid w:val="40FEE1D3"/>
    <w:rsid w:val="4113A0C6"/>
    <w:rsid w:val="41257D15"/>
    <w:rsid w:val="418F0EF9"/>
    <w:rsid w:val="42155563"/>
    <w:rsid w:val="4289AD4B"/>
    <w:rsid w:val="42D1EA2C"/>
    <w:rsid w:val="43164575"/>
    <w:rsid w:val="43233FF5"/>
    <w:rsid w:val="43DED220"/>
    <w:rsid w:val="441646D1"/>
    <w:rsid w:val="4432941A"/>
    <w:rsid w:val="44449E55"/>
    <w:rsid w:val="446636C1"/>
    <w:rsid w:val="44905CE3"/>
    <w:rsid w:val="44F51E6B"/>
    <w:rsid w:val="4550FFFD"/>
    <w:rsid w:val="4565656D"/>
    <w:rsid w:val="4584369A"/>
    <w:rsid w:val="45C98CD4"/>
    <w:rsid w:val="45D39A91"/>
    <w:rsid w:val="462CDFE4"/>
    <w:rsid w:val="468709EA"/>
    <w:rsid w:val="46C27CDE"/>
    <w:rsid w:val="46E18482"/>
    <w:rsid w:val="47605393"/>
    <w:rsid w:val="47FE65DC"/>
    <w:rsid w:val="48046A3A"/>
    <w:rsid w:val="481903E0"/>
    <w:rsid w:val="483E62D6"/>
    <w:rsid w:val="4863070F"/>
    <w:rsid w:val="48CCDCE4"/>
    <w:rsid w:val="48D01128"/>
    <w:rsid w:val="48D03F6E"/>
    <w:rsid w:val="48FF9305"/>
    <w:rsid w:val="4910381E"/>
    <w:rsid w:val="494ED5D8"/>
    <w:rsid w:val="4A0F5985"/>
    <w:rsid w:val="4A59B0A1"/>
    <w:rsid w:val="4A770B77"/>
    <w:rsid w:val="4AC61F9A"/>
    <w:rsid w:val="4AE6EDF7"/>
    <w:rsid w:val="4BAAF921"/>
    <w:rsid w:val="4BEE0AF7"/>
    <w:rsid w:val="4C218021"/>
    <w:rsid w:val="4C66E583"/>
    <w:rsid w:val="4C798AF1"/>
    <w:rsid w:val="4C8EC25A"/>
    <w:rsid w:val="4CB5E450"/>
    <w:rsid w:val="4CC849E5"/>
    <w:rsid w:val="4CD02727"/>
    <w:rsid w:val="4CDAF1C7"/>
    <w:rsid w:val="4CFC0ABF"/>
    <w:rsid w:val="4DD1D425"/>
    <w:rsid w:val="4E537752"/>
    <w:rsid w:val="4E6B1435"/>
    <w:rsid w:val="4F65B00C"/>
    <w:rsid w:val="4F7095B5"/>
    <w:rsid w:val="4FF8296C"/>
    <w:rsid w:val="50A8A8E4"/>
    <w:rsid w:val="5108313E"/>
    <w:rsid w:val="5143E215"/>
    <w:rsid w:val="51783707"/>
    <w:rsid w:val="51A9F06A"/>
    <w:rsid w:val="51F5F07A"/>
    <w:rsid w:val="523C6385"/>
    <w:rsid w:val="5273AAE5"/>
    <w:rsid w:val="5273AAE5"/>
    <w:rsid w:val="52D9B74F"/>
    <w:rsid w:val="534DB4AE"/>
    <w:rsid w:val="537B9D45"/>
    <w:rsid w:val="53B54301"/>
    <w:rsid w:val="53BE817E"/>
    <w:rsid w:val="53D744B5"/>
    <w:rsid w:val="54E3359E"/>
    <w:rsid w:val="560DA737"/>
    <w:rsid w:val="56291A92"/>
    <w:rsid w:val="56696986"/>
    <w:rsid w:val="567FD096"/>
    <w:rsid w:val="56A1B62C"/>
    <w:rsid w:val="56E7668F"/>
    <w:rsid w:val="570AF83A"/>
    <w:rsid w:val="57951BEF"/>
    <w:rsid w:val="579B10A6"/>
    <w:rsid w:val="57D5C4C1"/>
    <w:rsid w:val="57DC099C"/>
    <w:rsid w:val="5804BF0E"/>
    <w:rsid w:val="58633595"/>
    <w:rsid w:val="58DA9125"/>
    <w:rsid w:val="58DB05E7"/>
    <w:rsid w:val="5910661E"/>
    <w:rsid w:val="5991C851"/>
    <w:rsid w:val="59D42FA4"/>
    <w:rsid w:val="5A20BA42"/>
    <w:rsid w:val="5A2BC6AB"/>
    <w:rsid w:val="5A4E28DD"/>
    <w:rsid w:val="5A88245D"/>
    <w:rsid w:val="5AA6262A"/>
    <w:rsid w:val="5AB8FAD2"/>
    <w:rsid w:val="5BF18F0A"/>
    <w:rsid w:val="5C0BAC74"/>
    <w:rsid w:val="5C26117F"/>
    <w:rsid w:val="5C8B0E60"/>
    <w:rsid w:val="5CD685DD"/>
    <w:rsid w:val="5D93CF10"/>
    <w:rsid w:val="5E28FE9A"/>
    <w:rsid w:val="5E8EABCD"/>
    <w:rsid w:val="5ECE2C77"/>
    <w:rsid w:val="5F1BCD15"/>
    <w:rsid w:val="5F3A16D0"/>
    <w:rsid w:val="5F3FF09F"/>
    <w:rsid w:val="5F56E2A4"/>
    <w:rsid w:val="5FFE5AD5"/>
    <w:rsid w:val="60FD13D8"/>
    <w:rsid w:val="61091AC1"/>
    <w:rsid w:val="61127971"/>
    <w:rsid w:val="61487672"/>
    <w:rsid w:val="6169C1D5"/>
    <w:rsid w:val="61BE2D1E"/>
    <w:rsid w:val="61D2CF12"/>
    <w:rsid w:val="624A4958"/>
    <w:rsid w:val="624F5CAD"/>
    <w:rsid w:val="62665CF9"/>
    <w:rsid w:val="629E724A"/>
    <w:rsid w:val="62D4F0F5"/>
    <w:rsid w:val="631F037F"/>
    <w:rsid w:val="63F2ADB1"/>
    <w:rsid w:val="64924F4B"/>
    <w:rsid w:val="64A219E7"/>
    <w:rsid w:val="64AD3D0F"/>
    <w:rsid w:val="64AEA337"/>
    <w:rsid w:val="64F84CCE"/>
    <w:rsid w:val="65762E87"/>
    <w:rsid w:val="658146F3"/>
    <w:rsid w:val="65B30DC6"/>
    <w:rsid w:val="66EAC08A"/>
    <w:rsid w:val="66F2E0C7"/>
    <w:rsid w:val="670A8F39"/>
    <w:rsid w:val="673E9DC2"/>
    <w:rsid w:val="67E5A605"/>
    <w:rsid w:val="67F47D04"/>
    <w:rsid w:val="67FA0320"/>
    <w:rsid w:val="68478241"/>
    <w:rsid w:val="684ED423"/>
    <w:rsid w:val="6865A1F3"/>
    <w:rsid w:val="687831EB"/>
    <w:rsid w:val="688CDA3F"/>
    <w:rsid w:val="69865AD3"/>
    <w:rsid w:val="698C4EDF"/>
    <w:rsid w:val="69DCFB1A"/>
    <w:rsid w:val="6A02337D"/>
    <w:rsid w:val="6A0F543A"/>
    <w:rsid w:val="6A2E47C7"/>
    <w:rsid w:val="6A31F262"/>
    <w:rsid w:val="6A46C245"/>
    <w:rsid w:val="6A5481D6"/>
    <w:rsid w:val="6A91F815"/>
    <w:rsid w:val="6AAD8556"/>
    <w:rsid w:val="6AD3EDD1"/>
    <w:rsid w:val="6BB20E3A"/>
    <w:rsid w:val="6C51B4EA"/>
    <w:rsid w:val="6DE5ECD4"/>
    <w:rsid w:val="6E9BB1CC"/>
    <w:rsid w:val="6EC62DAD"/>
    <w:rsid w:val="6F54A67B"/>
    <w:rsid w:val="6F8538CB"/>
    <w:rsid w:val="6F8A3FF7"/>
    <w:rsid w:val="6F99E3F1"/>
    <w:rsid w:val="701E3D5D"/>
    <w:rsid w:val="705AF9C2"/>
    <w:rsid w:val="70AFAD13"/>
    <w:rsid w:val="70BC6359"/>
    <w:rsid w:val="7108707D"/>
    <w:rsid w:val="716A84B8"/>
    <w:rsid w:val="71C9931D"/>
    <w:rsid w:val="71DA5300"/>
    <w:rsid w:val="7214EB95"/>
    <w:rsid w:val="7240F69E"/>
    <w:rsid w:val="7247A5AA"/>
    <w:rsid w:val="72A54FA9"/>
    <w:rsid w:val="72E56132"/>
    <w:rsid w:val="732483AB"/>
    <w:rsid w:val="738A8083"/>
    <w:rsid w:val="73A5B509"/>
    <w:rsid w:val="740B6D79"/>
    <w:rsid w:val="747CC8C9"/>
    <w:rsid w:val="75C480DB"/>
    <w:rsid w:val="75FFAB04"/>
    <w:rsid w:val="766AED18"/>
    <w:rsid w:val="7693D5AD"/>
    <w:rsid w:val="76977A0B"/>
    <w:rsid w:val="76A48854"/>
    <w:rsid w:val="76E47A55"/>
    <w:rsid w:val="7732F2A1"/>
    <w:rsid w:val="77704FED"/>
    <w:rsid w:val="77A2BB37"/>
    <w:rsid w:val="77A92626"/>
    <w:rsid w:val="7815680B"/>
    <w:rsid w:val="782F6EEC"/>
    <w:rsid w:val="783518F8"/>
    <w:rsid w:val="7899520C"/>
    <w:rsid w:val="79DDF549"/>
    <w:rsid w:val="79E7EB5D"/>
    <w:rsid w:val="7A72F177"/>
    <w:rsid w:val="7A78ABAC"/>
    <w:rsid w:val="7A815D9F"/>
    <w:rsid w:val="7AAD81D0"/>
    <w:rsid w:val="7AE7249C"/>
    <w:rsid w:val="7AFBA6CA"/>
    <w:rsid w:val="7B4B8CCD"/>
    <w:rsid w:val="7BEF59AE"/>
    <w:rsid w:val="7BFA2574"/>
    <w:rsid w:val="7C6CAACE"/>
    <w:rsid w:val="7C7E2D5A"/>
    <w:rsid w:val="7C829B3E"/>
    <w:rsid w:val="7D09D7B7"/>
    <w:rsid w:val="7D4341A9"/>
    <w:rsid w:val="7DAB54E2"/>
    <w:rsid w:val="7DAB54E2"/>
    <w:rsid w:val="7E292366"/>
    <w:rsid w:val="7E435393"/>
    <w:rsid w:val="7E520973"/>
    <w:rsid w:val="7E7A4721"/>
    <w:rsid w:val="7E89BEDD"/>
    <w:rsid w:val="7F521FC5"/>
    <w:rsid w:val="7F6564E8"/>
    <w:rsid w:val="7FBCB6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F11D3"/>
  <w15:chartTrackingRefBased/>
  <w15:docId w15:val="{CDBB101E-CDF8-4944-BA36-B1FE34DD96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1" w:customStyle="true">
    <w:uiPriority w:val="1"/>
    <w:name w:val="p1"/>
    <w:basedOn w:val="Normal"/>
    <w:rsid w:val="370821B2"/>
    <w:rPr>
      <w:rFonts w:ascii="Helvetica" w:hAnsi="Helvetica" w:eastAsia="Times New Roman" w:cs="Times New Roman"/>
      <w:color w:val="000000" w:themeColor="text1" w:themeTint="FF" w:themeShade="FF"/>
      <w:sz w:val="60"/>
      <w:szCs w:val="60"/>
      <w:lang w:eastAsia="en-GB"/>
    </w:rPr>
    <w:pPr>
      <w:spacing w:after="0" w:line="240" w:lineRule="auto"/>
    </w:pPr>
  </w:style>
  <w:style w:type="paragraph" w:styleId="p3" w:customStyle="true">
    <w:uiPriority w:val="1"/>
    <w:name w:val="p3"/>
    <w:basedOn w:val="Normal"/>
    <w:rsid w:val="370821B2"/>
    <w:rPr>
      <w:rFonts w:ascii="Helvetica" w:hAnsi="Helvetica" w:eastAsia="Times New Roman" w:cs="Times New Roman"/>
      <w:color w:val="000000" w:themeColor="text1" w:themeTint="FF" w:themeShade="FF"/>
      <w:sz w:val="18"/>
      <w:szCs w:val="18"/>
      <w:lang w:eastAsia="en-GB"/>
    </w:rPr>
    <w:pPr>
      <w:spacing w:after="0" w:line="240" w:lineRule="auto"/>
    </w:pPr>
  </w:style>
  <w:style w:type="paragraph" w:styleId="p4" w:customStyle="true">
    <w:uiPriority w:val="1"/>
    <w:name w:val="p4"/>
    <w:basedOn w:val="Normal"/>
    <w:rsid w:val="370821B2"/>
    <w:rPr>
      <w:rFonts w:ascii="Helvetica" w:hAnsi="Helvetica" w:eastAsia="Times New Roman" w:cs="Times New Roman"/>
      <w:color w:val="000000" w:themeColor="text1" w:themeTint="FF" w:themeShade="FF"/>
      <w:sz w:val="15"/>
      <w:szCs w:val="15"/>
      <w:lang w:eastAsia="en-GB"/>
    </w:rPr>
    <w:pPr>
      <w:spacing w:after="0" w:line="240" w:lineRule="auto"/>
    </w:pPr>
  </w:style>
  <w:style w:type="paragraph" w:styleId="Heading1">
    <w:uiPriority w:val="9"/>
    <w:name w:val="heading 1"/>
    <w:basedOn w:val="Normal"/>
    <w:next w:val="Normal"/>
    <w:qFormat/>
    <w:rsid w:val="370821B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70821B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70821B2"/>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1744CD6F"/>
    <w:rPr>
      <w:color w:val="467886"/>
      <w:u w:val="single"/>
    </w:rPr>
  </w:style>
  <w:style w:type="paragraph" w:styleId="TOC1">
    <w:uiPriority w:val="39"/>
    <w:name w:val="toc 1"/>
    <w:basedOn w:val="Normal"/>
    <w:next w:val="Normal"/>
    <w:unhideWhenUsed/>
    <w:rsid w:val="1744CD6F"/>
    <w:pPr>
      <w:spacing w:after="100"/>
    </w:pPr>
  </w:style>
  <w:style w:type="paragraph" w:styleId="TOC2">
    <w:uiPriority w:val="39"/>
    <w:name w:val="toc 2"/>
    <w:basedOn w:val="Normal"/>
    <w:next w:val="Normal"/>
    <w:unhideWhenUsed/>
    <w:rsid w:val="1744CD6F"/>
    <w:pPr>
      <w:spacing w:after="100"/>
      <w:ind w:left="220"/>
    </w:pPr>
  </w:style>
  <w:style w:type="paragraph" w:styleId="Heading3">
    <w:uiPriority w:val="9"/>
    <w:name w:val="heading 3"/>
    <w:basedOn w:val="Normal"/>
    <w:next w:val="Normal"/>
    <w:unhideWhenUsed/>
    <w:qFormat/>
    <w:rsid w:val="1744CD6F"/>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975240050" Type="http://schemas.openxmlformats.org/officeDocument/2006/relationships/image" Target="../media/image.png"/><Relationship Id="rId1688087393" Type="http://schemas.openxmlformats.org/officeDocument/2006/relationships/image" Target="../media/image2.png"/><Relationship Id="R9cb9a6eb9b124450" Type="http://schemas.openxmlformats.org/officeDocument/2006/relationships/numbering" Target="numbering.xml"/><Relationship Id="rId672520322" Type="http://schemas.openxmlformats.org/officeDocument/2006/relationships/image" Target="../media/image3.png"/><Relationship Id="rId1729337840" Type="http://schemas.openxmlformats.org/officeDocument/2006/relationships/image" Target="../media/image4.png"/><Relationship Id="rId1093055006" Type="http://schemas.openxmlformats.org/officeDocument/2006/relationships/image" Target="../media/image5.png"/><Relationship Id="Rfd3900040eed40c5" Type="http://schemas.openxmlformats.org/officeDocument/2006/relationships/hyperlink" Target="https://www.meegle.com/en_us/topics/market-intelligence/competitor-swot-analysis" TargetMode="External"/><Relationship Id="R4749291b5371430b" Type="http://schemas.openxmlformats.org/officeDocument/2006/relationships/hyperlink" Target="https://www.latterly.org/airbnb-swot-analysis/" TargetMode="External"/><Relationship Id="R24f43c83fe574839" Type="http://schemas.openxmlformats.org/officeDocument/2006/relationships/hyperlink" Target="https://kimola.com/reports/unlock-travel-app-success-polarsteps-feedback-analysis-google-play-en-141063" TargetMode="External"/><Relationship Id="R85b9978bc9444c60" Type="http://schemas.openxmlformats.org/officeDocument/2006/relationships/hyperlink" Target="https://www.peecho.com/case-studies/polarsteps" TargetMode="External"/><Relationship Id="R2c2f8a4897e8418a" Type="http://schemas.openxmlformats.org/officeDocument/2006/relationships/hyperlink" Target="https://salesmotion.io/blog/competitive-analysis-swot" TargetMode="External"/><Relationship Id="R10f78c731dbe498a" Type="http://schemas.openxmlformats.org/officeDocument/2006/relationships/hyperlink" Target="https://www.startuprad.io/post/polarsteps-growth-privacy-first-travel-app-at-18m-users-startuprad-io" TargetMode="External"/><Relationship Id="R35982188d8b34f3f" Type="http://schemas.openxmlformats.org/officeDocument/2006/relationships/hyperlink" Target="https://thestrategystory.com/blog/tripadvisor-swot-analysis/" TargetMode="External"/><Relationship Id="Rd4f658d2710a4dde" Type="http://schemas.openxmlformats.org/officeDocument/2006/relationships/hyperlink" Target="https://www.indicative.com/resource/user-flow/" TargetMode="External"/><Relationship Id="R923627aff4944b64" Type="http://schemas.openxmlformats.org/officeDocument/2006/relationships/hyperlink" Target="https://www.enterprisenation.com/learn-something/using-swot-analysis-research-competitors-customers/" TargetMode="External"/><Relationship Id="Rc926f97f5d524bf9" Type="http://schemas.openxmlformats.org/officeDocument/2006/relationships/hyperlink" Target="https://djan-gostars.com/blog/ui-ux-terms-everyone-should-know/" TargetMode="External"/><Relationship Id="Rfde548cf8a4f45d4" Type="http://schemas.openxmlformats.org/officeDocument/2006/relationships/hyperlink" Target="https://streetwisejournal.com/airbnb-swot-analysis/" TargetMode="External"/><Relationship Id="R29eafb261cf141e6" Type="http://schemas.openxmlformats.org/officeDocument/2006/relationships/hyperlink" Target="https://claude.ai/code/artifact/9da37cb9-5304-4598-9ed6-ba9a35b9aa2f" TargetMode="External"/><Relationship Id="R015ff765ba274c48" Type="http://schemas.openxmlformats.org/officeDocument/2006/relationships/hyperlink" Target="https://claude.ai/code/artifact/9da37cb9-5304-4598-9ed6-ba9a35b9aa2f" TargetMode="Externa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2026-06-14T06:07:43.9209535Z</dcterms:created>
  <dcterms:modified xsi:type="dcterms:W3CDTF">2026-07-26T08:33:25.3458123Z</dcterms:modified>
  <dc:creator>Nguyen Phuc Tuong, Van (SRH Fernhochschule Student)</dc:creator>
  <lastModifiedBy>Nguyen Phuc Tuong, Van (SRH Fernhochschule Student)</lastModifiedBy>
</coreProperties>
</file>